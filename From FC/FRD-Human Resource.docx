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DCEF2" w14:textId="77777777" w:rsidR="003F140E" w:rsidRDefault="003F140E">
      <w:pPr>
        <w:pStyle w:val="Heading1"/>
        <w:pPrChange w:id="0" w:author="Administrator@COLVEST2.co.zw" w:date="2019-09-13T09:02:00Z">
          <w:pPr>
            <w:pStyle w:val="NoSpacing"/>
            <w:jc w:val="both"/>
          </w:pPr>
        </w:pPrChange>
      </w:pPr>
      <w:bookmarkStart w:id="1" w:name="_Toc15391767"/>
      <w:r w:rsidRPr="00CC6DC2">
        <w:t xml:space="preserve">Human </w:t>
      </w:r>
      <w:bookmarkEnd w:id="1"/>
      <w:r w:rsidR="00A81775" w:rsidRPr="00CC6DC2">
        <w:t xml:space="preserve">Capital Management </w:t>
      </w:r>
    </w:p>
    <w:p w14:paraId="260903F1" w14:textId="77777777" w:rsidR="00CC6DC2" w:rsidRPr="00CC6DC2" w:rsidRDefault="00CC6DC2" w:rsidP="00CC6DC2">
      <w:pPr>
        <w:pStyle w:val="NoSpacing"/>
        <w:jc w:val="both"/>
        <w:rPr>
          <w:rFonts w:asciiTheme="majorHAnsi" w:hAnsiTheme="majorHAnsi"/>
          <w:b/>
        </w:rPr>
      </w:pPr>
    </w:p>
    <w:p w14:paraId="42E8E8DA" w14:textId="77777777" w:rsidR="004A4219" w:rsidRPr="002B10F0" w:rsidRDefault="004A4219" w:rsidP="00CC6DC2">
      <w:pPr>
        <w:jc w:val="both"/>
        <w:rPr>
          <w:rFonts w:asciiTheme="majorHAnsi" w:hAnsiTheme="majorHAnsi"/>
          <w:b/>
          <w:bCs/>
          <w:sz w:val="22"/>
          <w:szCs w:val="22"/>
        </w:rPr>
      </w:pPr>
      <w:bookmarkStart w:id="2" w:name="_Toc15391770"/>
      <w:r w:rsidRPr="002B10F0">
        <w:rPr>
          <w:rFonts w:asciiTheme="majorHAnsi" w:hAnsiTheme="majorHAnsi"/>
          <w:b/>
          <w:bCs/>
          <w:sz w:val="22"/>
          <w:szCs w:val="22"/>
        </w:rPr>
        <w:t>Core Business Process</w:t>
      </w:r>
      <w:bookmarkEnd w:id="2"/>
    </w:p>
    <w:p w14:paraId="7C39C4CA" w14:textId="77777777" w:rsidR="004A4219" w:rsidRDefault="004A4219" w:rsidP="00CC6DC2">
      <w:pPr>
        <w:jc w:val="both"/>
        <w:rPr>
          <w:ins w:id="3" w:author="Patience Duri" w:date="2019-09-12T16:18:00Z"/>
          <w:rFonts w:asciiTheme="majorHAnsi" w:hAnsiTheme="majorHAnsi" w:cstheme="majorHAnsi"/>
          <w:sz w:val="22"/>
          <w:szCs w:val="22"/>
          <w:shd w:val="clear" w:color="auto" w:fill="FFFFFF"/>
        </w:rPr>
      </w:pPr>
      <w:bookmarkStart w:id="4" w:name="_Hlk14341347"/>
      <w:r w:rsidRPr="002B10F0">
        <w:rPr>
          <w:rFonts w:asciiTheme="majorHAnsi" w:hAnsiTheme="majorHAnsi" w:cstheme="majorHAnsi"/>
          <w:sz w:val="22"/>
          <w:szCs w:val="22"/>
        </w:rPr>
        <w:t xml:space="preserve">FC Platinum Holdings (PVT) LTD is committed to the implementation of a planned and systematic recruitment policy that </w:t>
      </w:r>
      <w:r w:rsidR="00CC6DC2">
        <w:rPr>
          <w:rFonts w:asciiTheme="majorHAnsi" w:hAnsiTheme="majorHAnsi" w:cstheme="majorHAnsi"/>
          <w:sz w:val="22"/>
          <w:szCs w:val="22"/>
        </w:rPr>
        <w:t>avails</w:t>
      </w:r>
      <w:r w:rsidRPr="002B10F0">
        <w:rPr>
          <w:rFonts w:asciiTheme="majorHAnsi" w:hAnsiTheme="majorHAnsi" w:cstheme="majorHAnsi"/>
          <w:sz w:val="22"/>
          <w:szCs w:val="22"/>
        </w:rPr>
        <w:t xml:space="preserve"> equal employment opportunity.</w:t>
      </w:r>
      <w:bookmarkEnd w:id="4"/>
      <w:r w:rsidR="00823D0C" w:rsidRPr="002B10F0">
        <w:rPr>
          <w:rFonts w:asciiTheme="majorHAnsi" w:hAnsiTheme="majorHAnsi" w:cstheme="majorHAnsi"/>
          <w:sz w:val="22"/>
          <w:szCs w:val="22"/>
          <w:shd w:val="clear" w:color="auto" w:fill="FFFFFF"/>
        </w:rPr>
        <w:t xml:space="preserve"> It</w:t>
      </w:r>
      <w:ins w:id="5" w:author="Patience Duri" w:date="2019-09-12T15:38:00Z">
        <w:r w:rsidR="00CC6DC2">
          <w:rPr>
            <w:rFonts w:asciiTheme="majorHAnsi" w:hAnsiTheme="majorHAnsi" w:cstheme="majorHAnsi"/>
            <w:sz w:val="22"/>
            <w:szCs w:val="22"/>
            <w:shd w:val="clear" w:color="auto" w:fill="FFFFFF"/>
          </w:rPr>
          <w:t xml:space="preserve">s core competence lies </w:t>
        </w:r>
      </w:ins>
      <w:del w:id="6" w:author="Patience Duri" w:date="2019-09-12T15:38:00Z">
        <w:r w:rsidR="00823D0C" w:rsidRPr="002B10F0" w:rsidDel="00CC6DC2">
          <w:rPr>
            <w:rFonts w:asciiTheme="majorHAnsi" w:hAnsiTheme="majorHAnsi" w:cstheme="majorHAnsi"/>
            <w:sz w:val="22"/>
            <w:szCs w:val="22"/>
            <w:shd w:val="clear" w:color="auto" w:fill="FFFFFF"/>
          </w:rPr>
          <w:delText xml:space="preserve"> specializes</w:delText>
        </w:r>
      </w:del>
      <w:r w:rsidR="00823D0C" w:rsidRPr="002B10F0">
        <w:rPr>
          <w:rFonts w:asciiTheme="majorHAnsi" w:hAnsiTheme="majorHAnsi" w:cstheme="majorHAnsi"/>
          <w:sz w:val="22"/>
          <w:szCs w:val="22"/>
          <w:shd w:val="clear" w:color="auto" w:fill="FFFFFF"/>
        </w:rPr>
        <w:t xml:space="preserve"> in </w:t>
      </w:r>
      <w:ins w:id="7" w:author="Patience Duri" w:date="2019-09-12T15:38:00Z">
        <w:r w:rsidR="00CC6DC2">
          <w:rPr>
            <w:rFonts w:asciiTheme="majorHAnsi" w:hAnsiTheme="majorHAnsi" w:cstheme="majorHAnsi"/>
            <w:sz w:val="22"/>
            <w:szCs w:val="22"/>
            <w:shd w:val="clear" w:color="auto" w:fill="FFFFFF"/>
          </w:rPr>
          <w:t xml:space="preserve">the </w:t>
        </w:r>
      </w:ins>
      <w:r w:rsidR="00823D0C" w:rsidRPr="002B10F0">
        <w:rPr>
          <w:rFonts w:asciiTheme="majorHAnsi" w:hAnsiTheme="majorHAnsi" w:cstheme="majorHAnsi"/>
          <w:sz w:val="22"/>
          <w:szCs w:val="22"/>
          <w:shd w:val="clear" w:color="auto" w:fill="FFFFFF"/>
        </w:rPr>
        <w:t>provi</w:t>
      </w:r>
      <w:ins w:id="8" w:author="Patience Duri" w:date="2019-09-12T15:38:00Z">
        <w:r w:rsidR="00CC6DC2">
          <w:rPr>
            <w:rFonts w:asciiTheme="majorHAnsi" w:hAnsiTheme="majorHAnsi" w:cstheme="majorHAnsi"/>
            <w:sz w:val="22"/>
            <w:szCs w:val="22"/>
            <w:shd w:val="clear" w:color="auto" w:fill="FFFFFF"/>
          </w:rPr>
          <w:t>sion</w:t>
        </w:r>
      </w:ins>
      <w:del w:id="9" w:author="Patience Duri" w:date="2019-09-12T15:38:00Z">
        <w:r w:rsidR="00823D0C" w:rsidRPr="002B10F0" w:rsidDel="00CC6DC2">
          <w:rPr>
            <w:rFonts w:asciiTheme="majorHAnsi" w:hAnsiTheme="majorHAnsi" w:cstheme="majorHAnsi"/>
            <w:sz w:val="22"/>
            <w:szCs w:val="22"/>
            <w:shd w:val="clear" w:color="auto" w:fill="FFFFFF"/>
          </w:rPr>
          <w:delText>ding and supplying</w:delText>
        </w:r>
      </w:del>
      <w:ins w:id="10" w:author="Patience Duri" w:date="2019-09-12T15:39:00Z">
        <w:r w:rsidR="00CC6DC2">
          <w:rPr>
            <w:rFonts w:asciiTheme="majorHAnsi" w:hAnsiTheme="majorHAnsi" w:cstheme="majorHAnsi"/>
            <w:sz w:val="22"/>
            <w:szCs w:val="22"/>
            <w:shd w:val="clear" w:color="auto" w:fill="FFFFFF"/>
          </w:rPr>
          <w:t xml:space="preserve"> of</w:t>
        </w:r>
      </w:ins>
      <w:r w:rsidR="00823D0C" w:rsidRPr="002B10F0">
        <w:rPr>
          <w:rFonts w:asciiTheme="majorHAnsi" w:hAnsiTheme="majorHAnsi" w:cstheme="majorHAnsi"/>
          <w:sz w:val="22"/>
          <w:szCs w:val="22"/>
          <w:shd w:val="clear" w:color="auto" w:fill="FFFFFF"/>
        </w:rPr>
        <w:t xml:space="preserve"> skilled and unskilled labour to clients. Its employees are assigned to clients for a fixed duration</w:t>
      </w:r>
      <w:ins w:id="11" w:author="Patience Duri" w:date="2019-09-12T15:39:00Z">
        <w:r w:rsidR="00CC6DC2">
          <w:rPr>
            <w:rFonts w:asciiTheme="majorHAnsi" w:hAnsiTheme="majorHAnsi" w:cstheme="majorHAnsi"/>
            <w:sz w:val="22"/>
            <w:szCs w:val="22"/>
            <w:shd w:val="clear" w:color="auto" w:fill="FFFFFF"/>
          </w:rPr>
          <w:t xml:space="preserve"> a determined by the customer</w:t>
        </w:r>
      </w:ins>
      <w:r w:rsidR="00823D0C" w:rsidRPr="002B10F0">
        <w:rPr>
          <w:rFonts w:asciiTheme="majorHAnsi" w:hAnsiTheme="majorHAnsi" w:cstheme="majorHAnsi"/>
          <w:sz w:val="22"/>
          <w:szCs w:val="22"/>
          <w:shd w:val="clear" w:color="auto" w:fill="FFFFFF"/>
        </w:rPr>
        <w:t>. FC Platinum aims to be the leading labour broker in Zimbabwe; serving the needs of clients across all industries and providing employment for the nation’s citizens.</w:t>
      </w:r>
      <w:ins w:id="12" w:author="Patience Duri" w:date="2019-09-12T16:18:00Z">
        <w:r w:rsidR="00524294">
          <w:rPr>
            <w:rFonts w:asciiTheme="majorHAnsi" w:hAnsiTheme="majorHAnsi" w:cstheme="majorHAnsi"/>
            <w:sz w:val="22"/>
            <w:szCs w:val="22"/>
            <w:shd w:val="clear" w:color="auto" w:fill="FFFFFF"/>
          </w:rPr>
          <w:t xml:space="preserve"> </w:t>
        </w:r>
      </w:ins>
    </w:p>
    <w:p w14:paraId="4F3F722B" w14:textId="77777777" w:rsidR="00524294" w:rsidRDefault="00524294" w:rsidP="00CC6DC2">
      <w:pPr>
        <w:jc w:val="both"/>
        <w:rPr>
          <w:ins w:id="13" w:author="Patience Duri" w:date="2019-09-12T16:19:00Z"/>
          <w:rFonts w:asciiTheme="majorHAnsi" w:hAnsiTheme="majorHAnsi" w:cstheme="majorHAnsi"/>
          <w:sz w:val="22"/>
          <w:szCs w:val="22"/>
          <w:shd w:val="clear" w:color="auto" w:fill="FFFFFF"/>
        </w:rPr>
      </w:pPr>
      <w:ins w:id="14" w:author="Patience Duri" w:date="2019-09-12T16:19:00Z">
        <w:r>
          <w:rPr>
            <w:rFonts w:asciiTheme="majorHAnsi" w:hAnsiTheme="majorHAnsi" w:cstheme="majorHAnsi"/>
            <w:sz w:val="22"/>
            <w:szCs w:val="22"/>
            <w:shd w:val="clear" w:color="auto" w:fill="FFFFFF"/>
          </w:rPr>
          <w:t>Core Business Indicators</w:t>
        </w:r>
      </w:ins>
    </w:p>
    <w:p w14:paraId="500BADF7" w14:textId="77777777" w:rsidR="00524294" w:rsidRDefault="00524294">
      <w:pPr>
        <w:pStyle w:val="ListParagraph"/>
        <w:numPr>
          <w:ilvl w:val="0"/>
          <w:numId w:val="51"/>
        </w:numPr>
        <w:jc w:val="both"/>
        <w:rPr>
          <w:ins w:id="15" w:author="Patience Duri" w:date="2019-09-12T16:20:00Z"/>
          <w:rFonts w:asciiTheme="majorHAnsi" w:hAnsiTheme="majorHAnsi" w:cstheme="majorHAnsi"/>
        </w:rPr>
        <w:pPrChange w:id="16" w:author="Patience Duri" w:date="2019-09-12T16:20:00Z">
          <w:pPr>
            <w:jc w:val="both"/>
          </w:pPr>
        </w:pPrChange>
      </w:pPr>
      <w:ins w:id="17" w:author="Patience Duri" w:date="2019-09-12T16:20:00Z">
        <w:r>
          <w:rPr>
            <w:rFonts w:asciiTheme="majorHAnsi" w:hAnsiTheme="majorHAnsi" w:cstheme="majorHAnsi"/>
          </w:rPr>
          <w:t>Contract</w:t>
        </w:r>
      </w:ins>
    </w:p>
    <w:p w14:paraId="6B1DCE78" w14:textId="77777777" w:rsidR="00524294" w:rsidRDefault="00524294">
      <w:pPr>
        <w:pStyle w:val="ListParagraph"/>
        <w:numPr>
          <w:ilvl w:val="0"/>
          <w:numId w:val="51"/>
        </w:numPr>
        <w:jc w:val="both"/>
        <w:rPr>
          <w:ins w:id="18" w:author="Patience Duri" w:date="2019-09-12T16:21:00Z"/>
          <w:rFonts w:asciiTheme="majorHAnsi" w:hAnsiTheme="majorHAnsi" w:cstheme="majorHAnsi"/>
        </w:rPr>
        <w:pPrChange w:id="19" w:author="Patience Duri" w:date="2019-09-12T16:20:00Z">
          <w:pPr>
            <w:jc w:val="both"/>
          </w:pPr>
        </w:pPrChange>
      </w:pPr>
      <w:ins w:id="20" w:author="Patience Duri" w:date="2019-09-12T16:20:00Z">
        <w:r>
          <w:rPr>
            <w:rFonts w:asciiTheme="majorHAnsi" w:hAnsiTheme="majorHAnsi" w:cstheme="majorHAnsi"/>
          </w:rPr>
          <w:t xml:space="preserve">Agreed Rates </w:t>
        </w:r>
      </w:ins>
    </w:p>
    <w:p w14:paraId="7186C774" w14:textId="77777777" w:rsidR="00524294" w:rsidRPr="00524294" w:rsidRDefault="00524294">
      <w:pPr>
        <w:pStyle w:val="ListParagraph"/>
        <w:numPr>
          <w:ilvl w:val="0"/>
          <w:numId w:val="51"/>
        </w:numPr>
        <w:jc w:val="both"/>
        <w:rPr>
          <w:rFonts w:asciiTheme="majorHAnsi" w:hAnsiTheme="majorHAnsi" w:cstheme="majorHAnsi"/>
          <w:rPrChange w:id="21" w:author="Patience Duri" w:date="2019-09-12T16:20:00Z">
            <w:rPr/>
          </w:rPrChange>
        </w:rPr>
        <w:pPrChange w:id="22" w:author="Patience Duri" w:date="2019-09-12T16:20:00Z">
          <w:pPr>
            <w:jc w:val="both"/>
          </w:pPr>
        </w:pPrChange>
      </w:pPr>
      <w:ins w:id="23" w:author="Patience Duri" w:date="2019-09-12T16:21:00Z">
        <w:r>
          <w:rPr>
            <w:rFonts w:asciiTheme="majorHAnsi" w:hAnsiTheme="majorHAnsi" w:cstheme="majorHAnsi"/>
          </w:rPr>
          <w:t>Labour Requests</w:t>
        </w:r>
      </w:ins>
    </w:p>
    <w:p w14:paraId="5A9EA2B4" w14:textId="77777777" w:rsidR="004A4219" w:rsidRPr="002B10F0" w:rsidRDefault="004A4219" w:rsidP="00CC6DC2">
      <w:pPr>
        <w:jc w:val="both"/>
        <w:rPr>
          <w:rFonts w:asciiTheme="majorHAnsi" w:hAnsiTheme="majorHAnsi"/>
          <w:b/>
          <w:bCs/>
          <w:i/>
          <w:iCs/>
          <w:sz w:val="22"/>
          <w:szCs w:val="22"/>
        </w:rPr>
      </w:pPr>
      <w:r w:rsidRPr="002B10F0">
        <w:rPr>
          <w:rFonts w:asciiTheme="majorHAnsi" w:hAnsiTheme="majorHAnsi"/>
          <w:b/>
          <w:bCs/>
          <w:sz w:val="22"/>
          <w:szCs w:val="22"/>
        </w:rPr>
        <w:t>Labor Request Management</w:t>
      </w:r>
    </w:p>
    <w:p w14:paraId="12D4AD15" w14:textId="77777777" w:rsidR="00CC6DC2" w:rsidRDefault="004A4219" w:rsidP="00CC6DC2">
      <w:pPr>
        <w:jc w:val="both"/>
        <w:rPr>
          <w:rFonts w:asciiTheme="majorHAnsi" w:hAnsiTheme="majorHAnsi"/>
          <w:sz w:val="22"/>
          <w:szCs w:val="22"/>
          <w:lang w:val="en-ZW"/>
        </w:rPr>
      </w:pPr>
      <w:r w:rsidRPr="002B10F0">
        <w:rPr>
          <w:rFonts w:asciiTheme="majorHAnsi" w:hAnsiTheme="majorHAnsi"/>
          <w:sz w:val="22"/>
          <w:szCs w:val="22"/>
          <w:lang w:val="en-ZW"/>
        </w:rPr>
        <w:t>Labour request</w:t>
      </w:r>
      <w:r w:rsidR="00CC6DC2">
        <w:rPr>
          <w:rFonts w:asciiTheme="majorHAnsi" w:hAnsiTheme="majorHAnsi"/>
          <w:sz w:val="22"/>
          <w:szCs w:val="22"/>
          <w:lang w:val="en-ZW"/>
        </w:rPr>
        <w:t xml:space="preserve"> – relates to </w:t>
      </w:r>
      <w:del w:id="24" w:author="Administrator@COLVEST2.co.zw" w:date="2019-09-13T09:04:00Z">
        <w:r w:rsidR="00CC6DC2" w:rsidDel="009879C8">
          <w:rPr>
            <w:rFonts w:asciiTheme="majorHAnsi" w:hAnsiTheme="majorHAnsi"/>
            <w:sz w:val="22"/>
            <w:szCs w:val="22"/>
            <w:lang w:val="en-ZW"/>
          </w:rPr>
          <w:delText>a</w:delText>
        </w:r>
      </w:del>
      <w:ins w:id="25" w:author="Patience Duri" w:date="2019-09-12T16:23:00Z">
        <w:del w:id="26" w:author="Administrator@COLVEST2.co.zw" w:date="2019-09-13T09:04:00Z">
          <w:r w:rsidR="00524294" w:rsidDel="009879C8">
            <w:rPr>
              <w:rFonts w:asciiTheme="majorHAnsi" w:hAnsiTheme="majorHAnsi"/>
              <w:sz w:val="22"/>
              <w:szCs w:val="22"/>
              <w:lang w:val="en-ZW"/>
            </w:rPr>
            <w:delText>n</w:delText>
          </w:r>
        </w:del>
      </w:ins>
      <w:del w:id="27" w:author="Administrator@COLVEST2.co.zw" w:date="2019-09-13T09:04:00Z">
        <w:r w:rsidR="00CC6DC2" w:rsidDel="009879C8">
          <w:rPr>
            <w:rFonts w:asciiTheme="majorHAnsi" w:hAnsiTheme="majorHAnsi"/>
            <w:sz w:val="22"/>
            <w:szCs w:val="22"/>
            <w:lang w:val="en-ZW"/>
          </w:rPr>
          <w:delText xml:space="preserve"> official</w:delText>
        </w:r>
      </w:del>
      <w:ins w:id="28" w:author="Administrator@COLVEST2.co.zw" w:date="2019-09-13T09:04:00Z">
        <w:r w:rsidR="009879C8">
          <w:rPr>
            <w:rFonts w:asciiTheme="majorHAnsi" w:hAnsiTheme="majorHAnsi"/>
            <w:sz w:val="22"/>
            <w:szCs w:val="22"/>
            <w:lang w:val="en-ZW"/>
          </w:rPr>
          <w:t>an official</w:t>
        </w:r>
      </w:ins>
      <w:r w:rsidR="00CC6DC2">
        <w:rPr>
          <w:rFonts w:asciiTheme="majorHAnsi" w:hAnsiTheme="majorHAnsi"/>
          <w:sz w:val="22"/>
          <w:szCs w:val="22"/>
          <w:lang w:val="en-ZW"/>
        </w:rPr>
        <w:t xml:space="preserve"> order from a customer with specific details and specifications of the type of labour required. It </w:t>
      </w:r>
      <w:del w:id="29" w:author="Patience Duri" w:date="2019-09-12T16:23:00Z">
        <w:r w:rsidR="00CC6DC2" w:rsidDel="00524294">
          <w:rPr>
            <w:rFonts w:asciiTheme="majorHAnsi" w:hAnsiTheme="majorHAnsi"/>
            <w:sz w:val="22"/>
            <w:szCs w:val="22"/>
            <w:lang w:val="en-ZW"/>
          </w:rPr>
          <w:delText xml:space="preserve">specifies </w:delText>
        </w:r>
      </w:del>
      <w:ins w:id="30" w:author="Patience Duri" w:date="2019-09-12T16:23:00Z">
        <w:r w:rsidR="00524294">
          <w:rPr>
            <w:rFonts w:asciiTheme="majorHAnsi" w:hAnsiTheme="majorHAnsi"/>
            <w:sz w:val="22"/>
            <w:szCs w:val="22"/>
            <w:lang w:val="en-ZW"/>
          </w:rPr>
          <w:t xml:space="preserve">details </w:t>
        </w:r>
      </w:ins>
      <w:r w:rsidR="00CC6DC2">
        <w:rPr>
          <w:rFonts w:asciiTheme="majorHAnsi" w:hAnsiTheme="majorHAnsi"/>
          <w:sz w:val="22"/>
          <w:szCs w:val="22"/>
          <w:lang w:val="en-ZW"/>
        </w:rPr>
        <w:t>the following;</w:t>
      </w:r>
    </w:p>
    <w:p w14:paraId="0400C25E" w14:textId="77777777" w:rsidR="00CC6DC2" w:rsidRDefault="00CC6DC2">
      <w:pPr>
        <w:pStyle w:val="ListParagraph"/>
        <w:numPr>
          <w:ilvl w:val="0"/>
          <w:numId w:val="49"/>
        </w:numPr>
        <w:jc w:val="both"/>
        <w:rPr>
          <w:ins w:id="31" w:author="Patience Duri" w:date="2019-09-12T15:41:00Z"/>
          <w:rFonts w:asciiTheme="majorHAnsi" w:hAnsiTheme="majorHAnsi"/>
        </w:rPr>
        <w:pPrChange w:id="32" w:author="Patience Duri" w:date="2019-09-12T15:41:00Z">
          <w:pPr>
            <w:jc w:val="both"/>
          </w:pPr>
        </w:pPrChange>
      </w:pPr>
      <w:ins w:id="33" w:author="Patience Duri" w:date="2019-09-12T15:41:00Z">
        <w:r>
          <w:rPr>
            <w:rFonts w:asciiTheme="majorHAnsi" w:hAnsiTheme="majorHAnsi"/>
          </w:rPr>
          <w:t>Job</w:t>
        </w:r>
      </w:ins>
    </w:p>
    <w:p w14:paraId="2C2D4B6B" w14:textId="77777777" w:rsidR="00CC6DC2" w:rsidRDefault="00CC6DC2">
      <w:pPr>
        <w:pStyle w:val="ListParagraph"/>
        <w:numPr>
          <w:ilvl w:val="0"/>
          <w:numId w:val="49"/>
        </w:numPr>
        <w:jc w:val="both"/>
        <w:rPr>
          <w:ins w:id="34" w:author="Patience Duri" w:date="2019-09-12T15:41:00Z"/>
          <w:rFonts w:asciiTheme="majorHAnsi" w:hAnsiTheme="majorHAnsi"/>
        </w:rPr>
        <w:pPrChange w:id="35" w:author="Patience Duri" w:date="2019-09-12T15:41:00Z">
          <w:pPr>
            <w:jc w:val="both"/>
          </w:pPr>
        </w:pPrChange>
      </w:pPr>
      <w:ins w:id="36" w:author="Patience Duri" w:date="2019-09-12T15:41:00Z">
        <w:r>
          <w:rPr>
            <w:rFonts w:asciiTheme="majorHAnsi" w:hAnsiTheme="majorHAnsi"/>
          </w:rPr>
          <w:t>Grade</w:t>
        </w:r>
      </w:ins>
    </w:p>
    <w:p w14:paraId="60B31558" w14:textId="77777777" w:rsidR="00CC6DC2" w:rsidRDefault="00CC6DC2">
      <w:pPr>
        <w:pStyle w:val="ListParagraph"/>
        <w:numPr>
          <w:ilvl w:val="0"/>
          <w:numId w:val="49"/>
        </w:numPr>
        <w:jc w:val="both"/>
        <w:rPr>
          <w:ins w:id="37" w:author="Patience Duri" w:date="2019-09-12T15:41:00Z"/>
          <w:rFonts w:asciiTheme="majorHAnsi" w:hAnsiTheme="majorHAnsi"/>
        </w:rPr>
        <w:pPrChange w:id="38" w:author="Patience Duri" w:date="2019-09-12T15:41:00Z">
          <w:pPr>
            <w:jc w:val="both"/>
          </w:pPr>
        </w:pPrChange>
      </w:pPr>
      <w:ins w:id="39" w:author="Patience Duri" w:date="2019-09-12T15:41:00Z">
        <w:r>
          <w:rPr>
            <w:rFonts w:asciiTheme="majorHAnsi" w:hAnsiTheme="majorHAnsi"/>
          </w:rPr>
          <w:t>Duration</w:t>
        </w:r>
      </w:ins>
    </w:p>
    <w:p w14:paraId="5146CA21" w14:textId="77777777" w:rsidR="00CC6DC2" w:rsidRDefault="00CC6DC2">
      <w:pPr>
        <w:pStyle w:val="ListParagraph"/>
        <w:numPr>
          <w:ilvl w:val="0"/>
          <w:numId w:val="49"/>
        </w:numPr>
        <w:jc w:val="both"/>
        <w:rPr>
          <w:ins w:id="40" w:author="Patience Duri" w:date="2019-09-12T15:42:00Z"/>
          <w:rFonts w:asciiTheme="majorHAnsi" w:hAnsiTheme="majorHAnsi"/>
        </w:rPr>
        <w:pPrChange w:id="41" w:author="Patience Duri" w:date="2019-09-12T15:41:00Z">
          <w:pPr>
            <w:jc w:val="both"/>
          </w:pPr>
        </w:pPrChange>
      </w:pPr>
      <w:ins w:id="42" w:author="Patience Duri" w:date="2019-09-12T15:41:00Z">
        <w:r>
          <w:rPr>
            <w:rFonts w:asciiTheme="majorHAnsi" w:hAnsiTheme="majorHAnsi"/>
          </w:rPr>
          <w:t>Number of Labour required</w:t>
        </w:r>
      </w:ins>
    </w:p>
    <w:p w14:paraId="23C522D1" w14:textId="77777777" w:rsidR="00CC6DC2" w:rsidRDefault="00B52417">
      <w:pPr>
        <w:pStyle w:val="ListParagraph"/>
        <w:numPr>
          <w:ilvl w:val="0"/>
          <w:numId w:val="49"/>
        </w:numPr>
        <w:jc w:val="both"/>
        <w:rPr>
          <w:ins w:id="43" w:author="Patience Duri" w:date="2019-09-12T15:43:00Z"/>
          <w:rFonts w:asciiTheme="majorHAnsi" w:hAnsiTheme="majorHAnsi"/>
        </w:rPr>
        <w:pPrChange w:id="44" w:author="Patience Duri" w:date="2019-09-12T15:41:00Z">
          <w:pPr>
            <w:jc w:val="both"/>
          </w:pPr>
        </w:pPrChange>
      </w:pPr>
      <w:ins w:id="45" w:author="Patience Duri" w:date="2019-09-12T15:42:00Z">
        <w:r>
          <w:rPr>
            <w:rFonts w:asciiTheme="majorHAnsi" w:hAnsiTheme="majorHAnsi"/>
          </w:rPr>
          <w:t>Work Station</w:t>
        </w:r>
      </w:ins>
    </w:p>
    <w:p w14:paraId="5CD562B2" w14:textId="77777777" w:rsidR="00B52417" w:rsidRPr="00CC6DC2" w:rsidRDefault="00B52417">
      <w:pPr>
        <w:pStyle w:val="ListParagraph"/>
        <w:numPr>
          <w:ilvl w:val="0"/>
          <w:numId w:val="49"/>
        </w:numPr>
        <w:jc w:val="both"/>
        <w:rPr>
          <w:rFonts w:asciiTheme="majorHAnsi" w:hAnsiTheme="majorHAnsi"/>
          <w:rPrChange w:id="46" w:author="Patience Duri" w:date="2019-09-12T15:41:00Z">
            <w:rPr/>
          </w:rPrChange>
        </w:rPr>
        <w:pPrChange w:id="47" w:author="Patience Duri" w:date="2019-09-12T15:41:00Z">
          <w:pPr>
            <w:jc w:val="both"/>
          </w:pPr>
        </w:pPrChange>
      </w:pPr>
      <w:ins w:id="48" w:author="Patience Duri" w:date="2019-09-12T15:43:00Z">
        <w:r>
          <w:rPr>
            <w:rFonts w:asciiTheme="majorHAnsi" w:hAnsiTheme="majorHAnsi"/>
          </w:rPr>
          <w:t>Cost Centre</w:t>
        </w:r>
      </w:ins>
    </w:p>
    <w:p w14:paraId="01383E67" w14:textId="77777777" w:rsidR="00823D0C" w:rsidRPr="002B10F0" w:rsidDel="00B52417" w:rsidRDefault="00CC6DC2" w:rsidP="00CC6DC2">
      <w:pPr>
        <w:jc w:val="both"/>
        <w:rPr>
          <w:del w:id="49" w:author="Patience Duri" w:date="2019-09-12T15:43:00Z"/>
          <w:rFonts w:asciiTheme="majorHAnsi" w:hAnsiTheme="majorHAnsi"/>
          <w:sz w:val="22"/>
          <w:szCs w:val="22"/>
          <w:lang w:val="en-ZW"/>
        </w:rPr>
      </w:pPr>
      <w:r>
        <w:rPr>
          <w:rFonts w:asciiTheme="majorHAnsi" w:hAnsiTheme="majorHAnsi"/>
          <w:sz w:val="22"/>
          <w:szCs w:val="22"/>
          <w:lang w:val="en-ZW"/>
        </w:rPr>
        <w:t xml:space="preserve"> </w:t>
      </w:r>
      <w:r w:rsidR="004A4219" w:rsidRPr="002B10F0">
        <w:rPr>
          <w:rFonts w:asciiTheme="majorHAnsi" w:hAnsiTheme="majorHAnsi"/>
          <w:sz w:val="22"/>
          <w:szCs w:val="22"/>
          <w:lang w:val="en-ZW"/>
        </w:rPr>
        <w:t xml:space="preserve"> </w:t>
      </w:r>
      <w:del w:id="50" w:author="Patience Duri" w:date="2019-09-12T15:42:00Z">
        <w:r w:rsidR="004A4219" w:rsidRPr="002B10F0" w:rsidDel="00CC6DC2">
          <w:rPr>
            <w:rFonts w:asciiTheme="majorHAnsi" w:hAnsiTheme="majorHAnsi"/>
            <w:sz w:val="22"/>
            <w:szCs w:val="22"/>
            <w:lang w:val="en-ZW"/>
          </w:rPr>
          <w:delText xml:space="preserve">management </w:delText>
        </w:r>
        <w:r w:rsidR="00823D0C" w:rsidRPr="002B10F0" w:rsidDel="00CC6DC2">
          <w:rPr>
            <w:rFonts w:asciiTheme="majorHAnsi" w:hAnsiTheme="majorHAnsi"/>
            <w:sz w:val="22"/>
            <w:szCs w:val="22"/>
            <w:lang w:val="en-ZW"/>
          </w:rPr>
          <w:delText>is the process of soliciting employees</w:delText>
        </w:r>
        <w:r w:rsidR="006E252F" w:rsidRPr="002B10F0" w:rsidDel="00CC6DC2">
          <w:rPr>
            <w:rFonts w:asciiTheme="majorHAnsi" w:hAnsiTheme="majorHAnsi"/>
            <w:sz w:val="22"/>
            <w:szCs w:val="22"/>
            <w:lang w:val="en-ZW"/>
          </w:rPr>
          <w:delText xml:space="preserve"> and managing</w:delText>
        </w:r>
        <w:r w:rsidR="00823D0C" w:rsidRPr="002B10F0" w:rsidDel="00CC6DC2">
          <w:rPr>
            <w:rFonts w:asciiTheme="majorHAnsi" w:hAnsiTheme="majorHAnsi"/>
            <w:sz w:val="22"/>
            <w:szCs w:val="22"/>
            <w:lang w:val="en-ZW"/>
          </w:rPr>
          <w:delText xml:space="preserve"> th</w:delText>
        </w:r>
        <w:r w:rsidR="006E252F" w:rsidRPr="002B10F0" w:rsidDel="00CC6DC2">
          <w:rPr>
            <w:rFonts w:asciiTheme="majorHAnsi" w:hAnsiTheme="majorHAnsi"/>
            <w:sz w:val="22"/>
            <w:szCs w:val="22"/>
            <w:lang w:val="en-ZW"/>
          </w:rPr>
          <w:delText xml:space="preserve">e entire </w:delText>
        </w:r>
        <w:r w:rsidR="00823D0C" w:rsidRPr="002B10F0" w:rsidDel="00CC6DC2">
          <w:rPr>
            <w:rFonts w:asciiTheme="majorHAnsi" w:hAnsiTheme="majorHAnsi"/>
            <w:sz w:val="22"/>
            <w:szCs w:val="22"/>
            <w:lang w:val="en-ZW"/>
          </w:rPr>
          <w:delText xml:space="preserve">recruitment process by the FC platinum </w:delText>
        </w:r>
        <w:r w:rsidR="004A4219" w:rsidRPr="002B10F0" w:rsidDel="00CC6DC2">
          <w:rPr>
            <w:rFonts w:asciiTheme="majorHAnsi" w:hAnsiTheme="majorHAnsi"/>
            <w:sz w:val="22"/>
            <w:szCs w:val="22"/>
            <w:lang w:val="en-ZW"/>
          </w:rPr>
          <w:delText xml:space="preserve">Human Resources department. </w:delText>
        </w:r>
      </w:del>
      <w:r w:rsidR="004A4219" w:rsidRPr="002B10F0">
        <w:rPr>
          <w:rFonts w:asciiTheme="majorHAnsi" w:hAnsiTheme="majorHAnsi"/>
          <w:sz w:val="22"/>
          <w:szCs w:val="22"/>
          <w:lang w:val="en-ZW"/>
        </w:rPr>
        <w:t xml:space="preserve">The request </w:t>
      </w:r>
      <w:r w:rsidR="006E252F" w:rsidRPr="002B10F0">
        <w:rPr>
          <w:rFonts w:asciiTheme="majorHAnsi" w:hAnsiTheme="majorHAnsi"/>
          <w:sz w:val="22"/>
          <w:szCs w:val="22"/>
          <w:lang w:val="en-ZW"/>
        </w:rPr>
        <w:t xml:space="preserve">can either </w:t>
      </w:r>
      <w:r w:rsidR="004A4219" w:rsidRPr="002B10F0">
        <w:rPr>
          <w:rFonts w:asciiTheme="majorHAnsi" w:hAnsiTheme="majorHAnsi"/>
          <w:sz w:val="22"/>
          <w:szCs w:val="22"/>
          <w:lang w:val="en-ZW"/>
        </w:rPr>
        <w:t xml:space="preserve">be for a new employee or </w:t>
      </w:r>
      <w:r w:rsidR="009A2DEB" w:rsidRPr="002B10F0">
        <w:rPr>
          <w:rFonts w:asciiTheme="majorHAnsi" w:hAnsiTheme="majorHAnsi"/>
          <w:sz w:val="22"/>
          <w:szCs w:val="22"/>
          <w:lang w:val="en-ZW"/>
        </w:rPr>
        <w:t xml:space="preserve">employee </w:t>
      </w:r>
      <w:r w:rsidR="004A4219" w:rsidRPr="002B10F0">
        <w:rPr>
          <w:rFonts w:asciiTheme="majorHAnsi" w:hAnsiTheme="majorHAnsi"/>
          <w:sz w:val="22"/>
          <w:szCs w:val="22"/>
          <w:lang w:val="en-ZW"/>
        </w:rPr>
        <w:t>renewal</w:t>
      </w:r>
      <w:r w:rsidR="00823D0C" w:rsidRPr="002B10F0">
        <w:rPr>
          <w:rFonts w:asciiTheme="majorHAnsi" w:hAnsiTheme="majorHAnsi"/>
          <w:sz w:val="22"/>
          <w:szCs w:val="22"/>
          <w:lang w:val="en-ZW"/>
        </w:rPr>
        <w:t>.</w:t>
      </w:r>
      <w:del w:id="51" w:author="Patience Duri" w:date="2019-09-12T15:43:00Z">
        <w:r w:rsidR="004A4219" w:rsidRPr="002B10F0" w:rsidDel="00B52417">
          <w:rPr>
            <w:rFonts w:asciiTheme="majorHAnsi" w:hAnsiTheme="majorHAnsi"/>
            <w:sz w:val="22"/>
            <w:szCs w:val="22"/>
            <w:lang w:val="en-ZW"/>
          </w:rPr>
          <w:delText xml:space="preserve"> </w:delText>
        </w:r>
      </w:del>
    </w:p>
    <w:p w14:paraId="65BEB2EF" w14:textId="77777777" w:rsidR="006E252F" w:rsidRDefault="004A4219" w:rsidP="00CC6DC2">
      <w:pPr>
        <w:jc w:val="both"/>
        <w:rPr>
          <w:ins w:id="52" w:author="Patience Duri" w:date="2019-09-12T15:44:00Z"/>
          <w:rFonts w:asciiTheme="majorHAnsi" w:hAnsiTheme="majorHAnsi"/>
          <w:sz w:val="22"/>
          <w:szCs w:val="22"/>
        </w:rPr>
      </w:pPr>
      <w:del w:id="53" w:author="Patience Duri" w:date="2019-09-12T15:43:00Z">
        <w:r w:rsidRPr="002B10F0" w:rsidDel="00B52417">
          <w:rPr>
            <w:rFonts w:asciiTheme="majorHAnsi" w:hAnsiTheme="majorHAnsi"/>
            <w:sz w:val="22"/>
            <w:szCs w:val="22"/>
            <w:lang w:val="en-ZW"/>
          </w:rPr>
          <w:delText>N</w:delText>
        </w:r>
      </w:del>
      <w:ins w:id="54" w:author="Administrator@COLVEST2.co.zw" w:date="2019-09-13T09:04:00Z">
        <w:r w:rsidR="009879C8">
          <w:rPr>
            <w:rFonts w:asciiTheme="majorHAnsi" w:hAnsiTheme="majorHAnsi"/>
            <w:sz w:val="22"/>
            <w:szCs w:val="22"/>
            <w:lang w:val="en-ZW"/>
          </w:rPr>
          <w:t>N</w:t>
        </w:r>
      </w:ins>
      <w:r w:rsidRPr="002B10F0">
        <w:rPr>
          <w:rFonts w:asciiTheme="majorHAnsi" w:hAnsiTheme="majorHAnsi"/>
          <w:sz w:val="22"/>
          <w:szCs w:val="22"/>
          <w:lang w:val="en-ZW"/>
        </w:rPr>
        <w:t xml:space="preserve">ew employee is a worker who </w:t>
      </w:r>
      <w:r w:rsidR="00823D0C" w:rsidRPr="002B10F0">
        <w:rPr>
          <w:rFonts w:asciiTheme="majorHAnsi" w:hAnsiTheme="majorHAnsi"/>
          <w:sz w:val="22"/>
          <w:szCs w:val="22"/>
          <w:lang w:val="en-ZW"/>
        </w:rPr>
        <w:t>hasn’t worked</w:t>
      </w:r>
      <w:r w:rsidRPr="002B10F0">
        <w:rPr>
          <w:rFonts w:asciiTheme="majorHAnsi" w:hAnsiTheme="majorHAnsi"/>
          <w:sz w:val="22"/>
          <w:szCs w:val="22"/>
          <w:lang w:val="en-ZW"/>
        </w:rPr>
        <w:t xml:space="preserve"> </w:t>
      </w:r>
      <w:r w:rsidR="00823D0C" w:rsidRPr="002B10F0">
        <w:rPr>
          <w:rFonts w:asciiTheme="majorHAnsi" w:hAnsiTheme="majorHAnsi"/>
          <w:sz w:val="22"/>
          <w:szCs w:val="22"/>
          <w:lang w:val="en-ZW"/>
        </w:rPr>
        <w:t>for FC</w:t>
      </w:r>
      <w:r w:rsidRPr="002B10F0">
        <w:rPr>
          <w:rFonts w:asciiTheme="majorHAnsi" w:hAnsiTheme="majorHAnsi"/>
          <w:sz w:val="22"/>
          <w:szCs w:val="22"/>
          <w:lang w:val="en-ZW"/>
        </w:rPr>
        <w:t xml:space="preserve"> Platinum before and</w:t>
      </w:r>
      <w:r w:rsidR="00823D0C" w:rsidRPr="002B10F0">
        <w:rPr>
          <w:rFonts w:asciiTheme="majorHAnsi" w:hAnsiTheme="majorHAnsi"/>
          <w:sz w:val="22"/>
          <w:szCs w:val="22"/>
          <w:lang w:val="en-ZW"/>
        </w:rPr>
        <w:t xml:space="preserve"> a</w:t>
      </w:r>
      <w:r w:rsidRPr="002B10F0">
        <w:rPr>
          <w:rFonts w:asciiTheme="majorHAnsi" w:hAnsiTheme="majorHAnsi"/>
          <w:sz w:val="22"/>
          <w:szCs w:val="22"/>
          <w:lang w:val="en-ZW"/>
        </w:rPr>
        <w:t xml:space="preserve"> renewal </w:t>
      </w:r>
      <w:r w:rsidR="00823D0C" w:rsidRPr="002B10F0">
        <w:rPr>
          <w:rFonts w:asciiTheme="majorHAnsi" w:hAnsiTheme="majorHAnsi"/>
          <w:sz w:val="22"/>
          <w:szCs w:val="22"/>
          <w:lang w:val="en-ZW"/>
        </w:rPr>
        <w:t xml:space="preserve">is an </w:t>
      </w:r>
      <w:r w:rsidRPr="002B10F0">
        <w:rPr>
          <w:rFonts w:asciiTheme="majorHAnsi" w:hAnsiTheme="majorHAnsi"/>
          <w:sz w:val="22"/>
          <w:szCs w:val="22"/>
          <w:lang w:val="en-ZW"/>
        </w:rPr>
        <w:t xml:space="preserve">employee </w:t>
      </w:r>
      <w:r w:rsidR="00823D0C" w:rsidRPr="002B10F0">
        <w:rPr>
          <w:rFonts w:asciiTheme="majorHAnsi" w:hAnsiTheme="majorHAnsi"/>
          <w:sz w:val="22"/>
          <w:szCs w:val="22"/>
          <w:lang w:val="en-ZW"/>
        </w:rPr>
        <w:t xml:space="preserve">who has worked for </w:t>
      </w:r>
      <w:r w:rsidRPr="002B10F0">
        <w:rPr>
          <w:rFonts w:asciiTheme="majorHAnsi" w:hAnsiTheme="majorHAnsi"/>
          <w:sz w:val="22"/>
          <w:szCs w:val="22"/>
          <w:lang w:val="en-ZW"/>
        </w:rPr>
        <w:t>FC Platinum</w:t>
      </w:r>
      <w:r w:rsidR="00823D0C" w:rsidRPr="002B10F0">
        <w:rPr>
          <w:rFonts w:asciiTheme="majorHAnsi" w:hAnsiTheme="majorHAnsi"/>
          <w:sz w:val="22"/>
          <w:szCs w:val="22"/>
          <w:lang w:val="en-ZW"/>
        </w:rPr>
        <w:t xml:space="preserve"> and is present in the FC </w:t>
      </w:r>
      <w:r w:rsidR="009A2DEB" w:rsidRPr="002B10F0">
        <w:rPr>
          <w:rFonts w:asciiTheme="majorHAnsi" w:hAnsiTheme="majorHAnsi"/>
          <w:sz w:val="22"/>
          <w:szCs w:val="22"/>
          <w:lang w:val="en-ZW"/>
        </w:rPr>
        <w:t>P</w:t>
      </w:r>
      <w:r w:rsidR="00823D0C" w:rsidRPr="002B10F0">
        <w:rPr>
          <w:rFonts w:asciiTheme="majorHAnsi" w:hAnsiTheme="majorHAnsi"/>
          <w:sz w:val="22"/>
          <w:szCs w:val="22"/>
          <w:lang w:val="en-ZW"/>
        </w:rPr>
        <w:t>latinum past workers</w:t>
      </w:r>
      <w:r w:rsidR="009A2DEB" w:rsidRPr="002B10F0">
        <w:rPr>
          <w:rFonts w:asciiTheme="majorHAnsi" w:hAnsiTheme="majorHAnsi"/>
          <w:sz w:val="22"/>
          <w:szCs w:val="22"/>
          <w:lang w:val="en-ZW"/>
        </w:rPr>
        <w:t xml:space="preserve"> labour pool</w:t>
      </w:r>
      <w:r w:rsidR="006E252F" w:rsidRPr="002B10F0">
        <w:rPr>
          <w:rFonts w:asciiTheme="majorHAnsi" w:hAnsiTheme="majorHAnsi"/>
          <w:sz w:val="22"/>
          <w:szCs w:val="22"/>
        </w:rPr>
        <w:t>.</w:t>
      </w:r>
      <w:r w:rsidRPr="002B10F0">
        <w:rPr>
          <w:rFonts w:asciiTheme="majorHAnsi" w:hAnsiTheme="majorHAnsi"/>
          <w:sz w:val="22"/>
          <w:szCs w:val="22"/>
        </w:rPr>
        <w:t xml:space="preserve"> </w:t>
      </w:r>
    </w:p>
    <w:p w14:paraId="5FE35988" w14:textId="77777777" w:rsidR="00B52417" w:rsidRPr="002B10F0" w:rsidRDefault="00B52417" w:rsidP="00CC6DC2">
      <w:pPr>
        <w:jc w:val="both"/>
        <w:rPr>
          <w:rFonts w:asciiTheme="majorHAnsi" w:hAnsiTheme="majorHAnsi"/>
          <w:sz w:val="22"/>
          <w:szCs w:val="22"/>
          <w:lang w:val="en-ZW"/>
        </w:rPr>
      </w:pPr>
      <w:ins w:id="55" w:author="Patience Duri" w:date="2019-09-12T15:44:00Z">
        <w:r>
          <w:rPr>
            <w:rFonts w:asciiTheme="majorHAnsi" w:hAnsiTheme="majorHAnsi"/>
            <w:sz w:val="22"/>
            <w:szCs w:val="22"/>
          </w:rPr>
          <w:t xml:space="preserve">Labour request Management relates to the process </w:t>
        </w:r>
      </w:ins>
      <w:ins w:id="56" w:author="Patience Duri" w:date="2019-09-12T15:45:00Z">
        <w:r>
          <w:rPr>
            <w:rFonts w:asciiTheme="majorHAnsi" w:hAnsiTheme="majorHAnsi"/>
            <w:sz w:val="22"/>
            <w:szCs w:val="22"/>
          </w:rPr>
          <w:t xml:space="preserve">where by Labour requests are received from the customers  by HR Assistants and updated into the system. When the Labour </w:t>
        </w:r>
        <w:del w:id="57" w:author="Administrator@COLVEST2.co.zw" w:date="2019-09-13T09:05:00Z">
          <w:r w:rsidDel="009879C8">
            <w:rPr>
              <w:rFonts w:asciiTheme="majorHAnsi" w:hAnsiTheme="majorHAnsi"/>
              <w:sz w:val="22"/>
              <w:szCs w:val="22"/>
            </w:rPr>
            <w:delText>requstes</w:delText>
          </w:r>
        </w:del>
      </w:ins>
      <w:ins w:id="58" w:author="Administrator@COLVEST2.co.zw" w:date="2019-09-13T09:05:00Z">
        <w:r w:rsidR="009879C8">
          <w:rPr>
            <w:rFonts w:asciiTheme="majorHAnsi" w:hAnsiTheme="majorHAnsi"/>
            <w:sz w:val="22"/>
            <w:szCs w:val="22"/>
          </w:rPr>
          <w:t>requests</w:t>
        </w:r>
      </w:ins>
      <w:ins w:id="59" w:author="Patience Duri" w:date="2019-09-12T15:45:00Z">
        <w:r>
          <w:rPr>
            <w:rFonts w:asciiTheme="majorHAnsi" w:hAnsiTheme="majorHAnsi"/>
            <w:sz w:val="22"/>
            <w:szCs w:val="22"/>
          </w:rPr>
          <w:t xml:space="preserve"> are </w:t>
        </w:r>
        <w:del w:id="60" w:author="Administrator@COLVEST2.co.zw" w:date="2019-09-13T09:05:00Z">
          <w:r w:rsidDel="009879C8">
            <w:rPr>
              <w:rFonts w:asciiTheme="majorHAnsi" w:hAnsiTheme="majorHAnsi"/>
              <w:sz w:val="22"/>
              <w:szCs w:val="22"/>
            </w:rPr>
            <w:delText>loade</w:delText>
          </w:r>
        </w:del>
      </w:ins>
      <w:ins w:id="61" w:author="Administrator@COLVEST2.co.zw" w:date="2019-09-13T09:05:00Z">
        <w:r w:rsidR="009879C8">
          <w:rPr>
            <w:rFonts w:asciiTheme="majorHAnsi" w:hAnsiTheme="majorHAnsi"/>
            <w:sz w:val="22"/>
            <w:szCs w:val="22"/>
          </w:rPr>
          <w:t>loaded</w:t>
        </w:r>
      </w:ins>
      <w:ins w:id="62" w:author="Patience Duri" w:date="2019-09-12T15:45:00Z">
        <w:r>
          <w:rPr>
            <w:rFonts w:asciiTheme="majorHAnsi" w:hAnsiTheme="majorHAnsi"/>
            <w:sz w:val="22"/>
            <w:szCs w:val="22"/>
          </w:rPr>
          <w:t>, they are automatically assigned Labour Requests numbers that can be referenced to when recruiting.</w:t>
        </w:r>
      </w:ins>
    </w:p>
    <w:p w14:paraId="2FEEB27D" w14:textId="77777777" w:rsidR="006E252F" w:rsidRPr="002B10F0" w:rsidRDefault="006E252F" w:rsidP="00CC6DC2">
      <w:pPr>
        <w:jc w:val="both"/>
        <w:rPr>
          <w:rFonts w:asciiTheme="majorHAnsi" w:hAnsiTheme="majorHAnsi"/>
          <w:sz w:val="22"/>
          <w:szCs w:val="22"/>
        </w:rPr>
      </w:pPr>
      <w:r w:rsidRPr="002B10F0">
        <w:rPr>
          <w:rFonts w:asciiTheme="majorHAnsi" w:hAnsiTheme="majorHAnsi"/>
          <w:sz w:val="22"/>
          <w:szCs w:val="22"/>
        </w:rPr>
        <w:t>There are two types of requests i.e. Labor broking labor request and admin labor request.</w:t>
      </w:r>
    </w:p>
    <w:p w14:paraId="73423774" w14:textId="77777777" w:rsidR="004A4219" w:rsidRPr="002B10F0" w:rsidRDefault="00BC3EB2" w:rsidP="00CC6DC2">
      <w:pPr>
        <w:pStyle w:val="ListParagraph"/>
        <w:numPr>
          <w:ilvl w:val="1"/>
          <w:numId w:val="37"/>
        </w:numPr>
        <w:ind w:left="720"/>
        <w:jc w:val="both"/>
        <w:rPr>
          <w:rFonts w:asciiTheme="majorHAnsi" w:hAnsiTheme="majorHAnsi"/>
          <w:b/>
          <w:bCs/>
        </w:rPr>
      </w:pPr>
      <w:r w:rsidRPr="002B10F0">
        <w:rPr>
          <w:rFonts w:asciiTheme="majorHAnsi" w:hAnsiTheme="majorHAnsi"/>
          <w:b/>
          <w:bCs/>
        </w:rPr>
        <w:t>Labour</w:t>
      </w:r>
      <w:r w:rsidR="004A4219" w:rsidRPr="002B10F0">
        <w:rPr>
          <w:rFonts w:asciiTheme="majorHAnsi" w:hAnsiTheme="majorHAnsi"/>
          <w:b/>
          <w:bCs/>
        </w:rPr>
        <w:t xml:space="preserve"> Broking </w:t>
      </w:r>
      <w:r w:rsidR="009C5092" w:rsidRPr="002B10F0">
        <w:rPr>
          <w:rFonts w:asciiTheme="majorHAnsi" w:hAnsiTheme="majorHAnsi"/>
          <w:b/>
          <w:bCs/>
        </w:rPr>
        <w:t>Request (External)</w:t>
      </w:r>
    </w:p>
    <w:p w14:paraId="4E56595F" w14:textId="77777777" w:rsidR="004A4219" w:rsidRPr="002B10F0" w:rsidRDefault="004A4219" w:rsidP="00CC6DC2">
      <w:pPr>
        <w:pStyle w:val="ListParagraph"/>
        <w:jc w:val="both"/>
        <w:rPr>
          <w:rFonts w:asciiTheme="majorHAnsi" w:hAnsiTheme="majorHAnsi"/>
        </w:rPr>
      </w:pPr>
      <w:r w:rsidRPr="002B10F0">
        <w:rPr>
          <w:rFonts w:asciiTheme="majorHAnsi" w:hAnsiTheme="majorHAnsi"/>
        </w:rPr>
        <w:t xml:space="preserve">This is when </w:t>
      </w:r>
      <w:r w:rsidR="006E252F" w:rsidRPr="002B10F0">
        <w:rPr>
          <w:rFonts w:asciiTheme="majorHAnsi" w:hAnsiTheme="majorHAnsi"/>
        </w:rPr>
        <w:t>the Customer requests FC platinum to provide labour to fill gaps in its Brokered Labour pool</w:t>
      </w:r>
      <w:r w:rsidRPr="002B10F0">
        <w:rPr>
          <w:rFonts w:asciiTheme="majorHAnsi" w:hAnsiTheme="majorHAnsi"/>
        </w:rPr>
        <w:t>.</w:t>
      </w:r>
      <w:r w:rsidR="00976A9F" w:rsidRPr="002B10F0">
        <w:rPr>
          <w:rFonts w:asciiTheme="majorHAnsi" w:hAnsiTheme="majorHAnsi"/>
        </w:rPr>
        <w:t xml:space="preserve"> </w:t>
      </w:r>
    </w:p>
    <w:p w14:paraId="61AF71A5" w14:textId="77777777" w:rsidR="00B52417" w:rsidRDefault="006E252F" w:rsidP="00CC6DC2">
      <w:pPr>
        <w:pStyle w:val="ListParagraph"/>
        <w:jc w:val="both"/>
        <w:rPr>
          <w:ins w:id="63" w:author="Patience Duri" w:date="2019-09-12T15:48:00Z"/>
          <w:rFonts w:asciiTheme="majorHAnsi" w:hAnsiTheme="majorHAnsi"/>
        </w:rPr>
      </w:pPr>
      <w:r w:rsidRPr="002B10F0">
        <w:rPr>
          <w:rFonts w:asciiTheme="majorHAnsi" w:hAnsiTheme="majorHAnsi"/>
        </w:rPr>
        <w:t xml:space="preserve">Requests can also be requested for shutdown (routine mine </w:t>
      </w:r>
      <w:r w:rsidR="00910EAE" w:rsidRPr="002B10F0">
        <w:rPr>
          <w:rFonts w:asciiTheme="majorHAnsi" w:hAnsiTheme="majorHAnsi"/>
        </w:rPr>
        <w:t>maintenance) staffing</w:t>
      </w:r>
    </w:p>
    <w:p w14:paraId="22A7A282" w14:textId="77777777" w:rsidR="006E252F" w:rsidRPr="002B10F0" w:rsidRDefault="006E252F" w:rsidP="00CC6DC2">
      <w:pPr>
        <w:pStyle w:val="ListParagraph"/>
        <w:jc w:val="both"/>
        <w:rPr>
          <w:rFonts w:asciiTheme="majorHAnsi" w:hAnsiTheme="majorHAnsi"/>
        </w:rPr>
      </w:pPr>
      <w:r w:rsidRPr="002B10F0">
        <w:rPr>
          <w:rFonts w:asciiTheme="majorHAnsi" w:hAnsiTheme="majorHAnsi"/>
        </w:rPr>
        <w:t xml:space="preserve"> </w:t>
      </w:r>
    </w:p>
    <w:p w14:paraId="1412075B" w14:textId="77777777" w:rsidR="004A4219" w:rsidRPr="002B10F0" w:rsidRDefault="004A4219" w:rsidP="00CC6DC2">
      <w:pPr>
        <w:pStyle w:val="ListParagraph"/>
        <w:numPr>
          <w:ilvl w:val="1"/>
          <w:numId w:val="37"/>
        </w:numPr>
        <w:ind w:left="720"/>
        <w:jc w:val="both"/>
        <w:rPr>
          <w:rFonts w:asciiTheme="majorHAnsi" w:hAnsiTheme="majorHAnsi"/>
          <w:b/>
          <w:bCs/>
        </w:rPr>
      </w:pPr>
      <w:del w:id="64" w:author="Patience Duri" w:date="2019-09-12T15:48:00Z">
        <w:r w:rsidRPr="002B10F0" w:rsidDel="00B52417">
          <w:rPr>
            <w:rFonts w:asciiTheme="majorHAnsi" w:hAnsiTheme="majorHAnsi"/>
            <w:b/>
            <w:bCs/>
          </w:rPr>
          <w:delText xml:space="preserve">Admin </w:delText>
        </w:r>
      </w:del>
      <w:ins w:id="65" w:author="Patience Duri" w:date="2019-09-12T15:48:00Z">
        <w:r w:rsidR="00B52417">
          <w:rPr>
            <w:rFonts w:asciiTheme="majorHAnsi" w:hAnsiTheme="majorHAnsi"/>
            <w:b/>
            <w:bCs/>
          </w:rPr>
          <w:t xml:space="preserve">Internal </w:t>
        </w:r>
      </w:ins>
      <w:r w:rsidRPr="002B10F0">
        <w:rPr>
          <w:rFonts w:asciiTheme="majorHAnsi" w:hAnsiTheme="majorHAnsi"/>
          <w:b/>
          <w:bCs/>
        </w:rPr>
        <w:t>Request</w:t>
      </w:r>
      <w:r w:rsidR="009C5092" w:rsidRPr="002B10F0">
        <w:rPr>
          <w:rFonts w:asciiTheme="majorHAnsi" w:hAnsiTheme="majorHAnsi"/>
          <w:b/>
          <w:bCs/>
        </w:rPr>
        <w:t xml:space="preserve"> (Internal)</w:t>
      </w:r>
    </w:p>
    <w:p w14:paraId="12B0F565" w14:textId="77777777" w:rsidR="004A4219" w:rsidRDefault="00B52417" w:rsidP="00CC6DC2">
      <w:pPr>
        <w:pStyle w:val="ListParagraph"/>
        <w:jc w:val="both"/>
        <w:rPr>
          <w:ins w:id="66" w:author="Patience Duri" w:date="2019-09-12T15:49:00Z"/>
          <w:rFonts w:asciiTheme="majorHAnsi" w:hAnsiTheme="majorHAnsi"/>
        </w:rPr>
      </w:pPr>
      <w:ins w:id="67" w:author="Patience Duri" w:date="2019-09-12T15:48:00Z">
        <w:r>
          <w:rPr>
            <w:rFonts w:asciiTheme="majorHAnsi" w:hAnsiTheme="majorHAnsi"/>
          </w:rPr>
          <w:lastRenderedPageBreak/>
          <w:t>This type of request does not include 3</w:t>
        </w:r>
        <w:r w:rsidRPr="00B52417">
          <w:rPr>
            <w:rFonts w:asciiTheme="majorHAnsi" w:hAnsiTheme="majorHAnsi"/>
            <w:vertAlign w:val="superscript"/>
            <w:rPrChange w:id="68" w:author="Patience Duri" w:date="2019-09-12T15:49:00Z">
              <w:rPr>
                <w:rFonts w:asciiTheme="majorHAnsi" w:hAnsiTheme="majorHAnsi"/>
              </w:rPr>
            </w:rPrChange>
          </w:rPr>
          <w:t>rd</w:t>
        </w:r>
        <w:r>
          <w:rPr>
            <w:rFonts w:asciiTheme="majorHAnsi" w:hAnsiTheme="majorHAnsi"/>
          </w:rPr>
          <w:t xml:space="preserve"> </w:t>
        </w:r>
      </w:ins>
      <w:ins w:id="69" w:author="Patience Duri" w:date="2019-09-12T15:49:00Z">
        <w:r>
          <w:rPr>
            <w:rFonts w:asciiTheme="majorHAnsi" w:hAnsiTheme="majorHAnsi"/>
          </w:rPr>
          <w:t xml:space="preserve">parties but is raised to ensure proper approval and allocation of labour to projects. </w:t>
        </w:r>
      </w:ins>
      <w:r w:rsidR="004A4219" w:rsidRPr="002B10F0">
        <w:rPr>
          <w:rFonts w:asciiTheme="majorHAnsi" w:hAnsiTheme="majorHAnsi"/>
        </w:rPr>
        <w:t>This is when FC Platinum recruit employees to work for FC Platinum Holdings</w:t>
      </w:r>
      <w:r w:rsidR="006E252F" w:rsidRPr="002B10F0">
        <w:rPr>
          <w:rFonts w:asciiTheme="majorHAnsi" w:hAnsiTheme="majorHAnsi"/>
        </w:rPr>
        <w:t xml:space="preserve"> administrative function</w:t>
      </w:r>
      <w:ins w:id="70" w:author="Patience Duri" w:date="2019-09-12T15:47:00Z">
        <w:r>
          <w:rPr>
            <w:rFonts w:asciiTheme="majorHAnsi" w:hAnsiTheme="majorHAnsi"/>
          </w:rPr>
          <w:t xml:space="preserve"> or other divisions that are not categorised under Labour Broking such as </w:t>
        </w:r>
        <w:del w:id="71" w:author="Administrator@COLVEST2.co.zw" w:date="2019-09-13T09:07:00Z">
          <w:r w:rsidDel="009879C8">
            <w:rPr>
              <w:rFonts w:asciiTheme="majorHAnsi" w:hAnsiTheme="majorHAnsi"/>
            </w:rPr>
            <w:delText>PlatinumPrecision</w:delText>
          </w:r>
        </w:del>
      </w:ins>
      <w:ins w:id="72" w:author="Administrator@COLVEST2.co.zw" w:date="2019-09-13T09:07:00Z">
        <w:r w:rsidR="009879C8">
          <w:rPr>
            <w:rFonts w:asciiTheme="majorHAnsi" w:hAnsiTheme="majorHAnsi"/>
          </w:rPr>
          <w:t>Platinum Precision</w:t>
        </w:r>
      </w:ins>
      <w:ins w:id="73" w:author="Patience Duri" w:date="2019-09-12T15:47:00Z">
        <w:r>
          <w:rPr>
            <w:rFonts w:asciiTheme="majorHAnsi" w:hAnsiTheme="majorHAnsi"/>
          </w:rPr>
          <w:t xml:space="preserve"> </w:t>
        </w:r>
        <w:del w:id="74" w:author="Administrator@COLVEST2.co.zw" w:date="2019-09-13T09:07:00Z">
          <w:r w:rsidDel="009879C8">
            <w:rPr>
              <w:rFonts w:asciiTheme="majorHAnsi" w:hAnsiTheme="majorHAnsi"/>
            </w:rPr>
            <w:delText>Emgineering</w:delText>
          </w:r>
        </w:del>
      </w:ins>
      <w:ins w:id="75" w:author="Administrator@COLVEST2.co.zw" w:date="2019-09-13T09:07:00Z">
        <w:r w:rsidR="009879C8">
          <w:rPr>
            <w:rFonts w:asciiTheme="majorHAnsi" w:hAnsiTheme="majorHAnsi"/>
          </w:rPr>
          <w:t>Engineering</w:t>
        </w:r>
      </w:ins>
      <w:del w:id="76" w:author="Patience Duri" w:date="2019-09-12T15:47:00Z">
        <w:r w:rsidR="004A4219" w:rsidRPr="002B10F0" w:rsidDel="00B52417">
          <w:rPr>
            <w:rFonts w:asciiTheme="majorHAnsi" w:hAnsiTheme="majorHAnsi"/>
          </w:rPr>
          <w:delText>.</w:delText>
        </w:r>
      </w:del>
      <w:ins w:id="77" w:author="Patience Duri" w:date="2019-09-12T15:48:00Z">
        <w:r>
          <w:rPr>
            <w:rFonts w:asciiTheme="majorHAnsi" w:hAnsiTheme="majorHAnsi"/>
          </w:rPr>
          <w:t>.</w:t>
        </w:r>
      </w:ins>
    </w:p>
    <w:p w14:paraId="29C2D42C" w14:textId="77777777" w:rsidR="00B52417" w:rsidRDefault="00B52417" w:rsidP="00CC6DC2">
      <w:pPr>
        <w:pStyle w:val="ListParagraph"/>
        <w:jc w:val="both"/>
        <w:rPr>
          <w:ins w:id="78" w:author="Patience Duri" w:date="2019-09-12T15:49:00Z"/>
          <w:rFonts w:asciiTheme="majorHAnsi" w:hAnsiTheme="majorHAnsi"/>
        </w:rPr>
      </w:pPr>
    </w:p>
    <w:p w14:paraId="32526378" w14:textId="77777777" w:rsidR="00B52417" w:rsidRPr="002B10F0" w:rsidRDefault="00B52417" w:rsidP="00CC6DC2">
      <w:pPr>
        <w:pStyle w:val="ListParagraph"/>
        <w:jc w:val="both"/>
        <w:rPr>
          <w:rFonts w:asciiTheme="majorHAnsi" w:hAnsiTheme="majorHAnsi"/>
          <w:b/>
          <w:bCs/>
        </w:rPr>
      </w:pPr>
    </w:p>
    <w:p w14:paraId="1DBEB103" w14:textId="77777777" w:rsidR="003F140E" w:rsidRPr="002B10F0" w:rsidRDefault="00A81775" w:rsidP="00CC6DC2">
      <w:pPr>
        <w:pStyle w:val="Heading2"/>
        <w:jc w:val="both"/>
        <w:rPr>
          <w:color w:val="auto"/>
        </w:rPr>
      </w:pPr>
      <w:bookmarkStart w:id="79" w:name="_Toc15391769"/>
      <w:r w:rsidRPr="002B10F0">
        <w:rPr>
          <w:color w:val="auto"/>
        </w:rPr>
        <w:t>Functional</w:t>
      </w:r>
      <w:r w:rsidR="003F140E" w:rsidRPr="002B10F0">
        <w:rPr>
          <w:color w:val="auto"/>
        </w:rPr>
        <w:t xml:space="preserve"> Prerequisites</w:t>
      </w:r>
      <w:bookmarkEnd w:id="79"/>
    </w:p>
    <w:p w14:paraId="37997F55" w14:textId="77777777" w:rsidR="003F140E" w:rsidRPr="002B10F0" w:rsidRDefault="003F140E" w:rsidP="00CC6DC2">
      <w:pPr>
        <w:jc w:val="both"/>
        <w:rPr>
          <w:rFonts w:asciiTheme="majorHAnsi" w:hAnsiTheme="majorHAnsi"/>
          <w:sz w:val="22"/>
          <w:szCs w:val="22"/>
        </w:rPr>
      </w:pPr>
      <w:r w:rsidRPr="002B10F0">
        <w:rPr>
          <w:rFonts w:asciiTheme="majorHAnsi" w:hAnsiTheme="majorHAnsi"/>
          <w:sz w:val="22"/>
          <w:szCs w:val="22"/>
        </w:rPr>
        <w:t>The following is a list of the prerequisites</w:t>
      </w:r>
      <w:r w:rsidR="00910EAE" w:rsidRPr="002B10F0">
        <w:rPr>
          <w:rFonts w:asciiTheme="majorHAnsi" w:hAnsiTheme="majorHAnsi"/>
          <w:sz w:val="22"/>
          <w:szCs w:val="22"/>
        </w:rPr>
        <w:t xml:space="preserve"> that need to be defined to start the Labour request management process.</w:t>
      </w:r>
    </w:p>
    <w:p w14:paraId="16B69F0C" w14:textId="77777777" w:rsidR="003F140E" w:rsidRDefault="003F140E" w:rsidP="00CC6DC2">
      <w:pPr>
        <w:pStyle w:val="ListParagraph"/>
        <w:numPr>
          <w:ilvl w:val="0"/>
          <w:numId w:val="12"/>
        </w:numPr>
        <w:jc w:val="both"/>
        <w:rPr>
          <w:ins w:id="80" w:author="Patience Duri" w:date="2019-09-12T15:51:00Z"/>
          <w:rFonts w:asciiTheme="majorHAnsi" w:hAnsiTheme="majorHAnsi"/>
          <w:b/>
          <w:bCs/>
        </w:rPr>
      </w:pPr>
      <w:r w:rsidRPr="002B10F0">
        <w:rPr>
          <w:rFonts w:asciiTheme="majorHAnsi" w:hAnsiTheme="majorHAnsi"/>
          <w:b/>
          <w:bCs/>
        </w:rPr>
        <w:t>Dimensions</w:t>
      </w:r>
    </w:p>
    <w:p w14:paraId="7700478D" w14:textId="77777777" w:rsidR="00B52417" w:rsidRPr="009879C8" w:rsidRDefault="00B52417">
      <w:pPr>
        <w:pStyle w:val="ListParagraph"/>
        <w:jc w:val="both"/>
        <w:rPr>
          <w:rFonts w:asciiTheme="majorHAnsi" w:hAnsiTheme="majorHAnsi"/>
          <w:rPrChange w:id="81" w:author="Administrator@COLVEST2.co.zw" w:date="2019-09-13T09:08:00Z">
            <w:rPr>
              <w:rFonts w:asciiTheme="majorHAnsi" w:hAnsiTheme="majorHAnsi"/>
              <w:b/>
              <w:bCs/>
            </w:rPr>
          </w:rPrChange>
        </w:rPr>
        <w:pPrChange w:id="82" w:author="Patience Duri" w:date="2019-09-12T15:52:00Z">
          <w:pPr>
            <w:pStyle w:val="ListParagraph"/>
            <w:numPr>
              <w:numId w:val="12"/>
            </w:numPr>
            <w:ind w:hanging="360"/>
            <w:jc w:val="both"/>
          </w:pPr>
        </w:pPrChange>
      </w:pPr>
      <w:ins w:id="83" w:author="Patience Duri" w:date="2019-09-12T15:51:00Z">
        <w:r w:rsidRPr="009879C8">
          <w:rPr>
            <w:rFonts w:asciiTheme="majorHAnsi" w:hAnsiTheme="majorHAnsi"/>
            <w:rPrChange w:id="84" w:author="Administrator@COLVEST2.co.zw" w:date="2019-09-13T09:08:00Z">
              <w:rPr>
                <w:rFonts w:asciiTheme="majorHAnsi" w:hAnsiTheme="majorHAnsi"/>
                <w:b/>
                <w:bCs/>
              </w:rPr>
            </w:rPrChange>
          </w:rPr>
          <w:t>Refer to dimension mapping under General ledger</w:t>
        </w:r>
      </w:ins>
    </w:p>
    <w:p w14:paraId="60C5F544" w14:textId="77777777" w:rsidR="003F140E" w:rsidRPr="002B10F0" w:rsidDel="00B52417" w:rsidRDefault="00910EAE" w:rsidP="00CC6DC2">
      <w:pPr>
        <w:ind w:firstLine="720"/>
        <w:jc w:val="both"/>
        <w:rPr>
          <w:del w:id="85" w:author="Patience Duri" w:date="2019-09-12T15:51:00Z"/>
          <w:rFonts w:asciiTheme="majorHAnsi" w:hAnsiTheme="majorHAnsi"/>
          <w:sz w:val="22"/>
          <w:szCs w:val="22"/>
        </w:rPr>
      </w:pPr>
      <w:del w:id="86" w:author="Patience Duri" w:date="2019-09-12T15:51:00Z">
        <w:r w:rsidRPr="002B10F0" w:rsidDel="00B52417">
          <w:rPr>
            <w:rFonts w:asciiTheme="majorHAnsi" w:hAnsiTheme="majorHAnsi"/>
            <w:sz w:val="22"/>
            <w:szCs w:val="22"/>
          </w:rPr>
          <w:delText>Dimensions can either be Customer specific or FC platinum specific</w:delText>
        </w:r>
        <w:r w:rsidR="00925687" w:rsidRPr="002B10F0" w:rsidDel="00B52417">
          <w:rPr>
            <w:rFonts w:asciiTheme="majorHAnsi" w:hAnsiTheme="majorHAnsi"/>
            <w:sz w:val="22"/>
            <w:szCs w:val="22"/>
          </w:rPr>
          <w:delText>.</w:delText>
        </w:r>
      </w:del>
    </w:p>
    <w:p w14:paraId="255F1416" w14:textId="77777777" w:rsidR="00925687" w:rsidRPr="002B10F0" w:rsidDel="00B52417" w:rsidRDefault="00925687" w:rsidP="00CC6DC2">
      <w:pPr>
        <w:ind w:left="720"/>
        <w:jc w:val="both"/>
        <w:rPr>
          <w:del w:id="87" w:author="Patience Duri" w:date="2019-09-12T15:51:00Z"/>
          <w:rFonts w:asciiTheme="majorHAnsi" w:hAnsiTheme="majorHAnsi"/>
          <w:sz w:val="22"/>
          <w:szCs w:val="22"/>
        </w:rPr>
      </w:pPr>
      <w:del w:id="88" w:author="Patience Duri" w:date="2019-09-12T15:51:00Z">
        <w:r w:rsidRPr="002B10F0" w:rsidDel="00B52417">
          <w:rPr>
            <w:rFonts w:asciiTheme="majorHAnsi" w:hAnsiTheme="majorHAnsi"/>
            <w:sz w:val="22"/>
            <w:szCs w:val="22"/>
          </w:rPr>
          <w:delText>FC platinum has the following main dimensions associated with labour broking, Business Unit, Department and Cost center</w:delText>
        </w:r>
      </w:del>
    </w:p>
    <w:p w14:paraId="4B92566D" w14:textId="77777777" w:rsidR="00910EAE" w:rsidRPr="002B10F0" w:rsidDel="00B52417" w:rsidRDefault="00910EAE" w:rsidP="00CC6DC2">
      <w:pPr>
        <w:ind w:left="720"/>
        <w:jc w:val="both"/>
        <w:rPr>
          <w:del w:id="89" w:author="Patience Duri" w:date="2019-09-12T15:51:00Z"/>
          <w:rFonts w:asciiTheme="majorHAnsi" w:hAnsiTheme="majorHAnsi"/>
          <w:sz w:val="22"/>
          <w:szCs w:val="22"/>
        </w:rPr>
      </w:pPr>
      <w:del w:id="90" w:author="Patience Duri" w:date="2019-09-12T15:51:00Z">
        <w:r w:rsidRPr="002B10F0" w:rsidDel="00B52417">
          <w:rPr>
            <w:rFonts w:asciiTheme="majorHAnsi" w:hAnsiTheme="majorHAnsi"/>
            <w:sz w:val="22"/>
            <w:szCs w:val="22"/>
          </w:rPr>
          <w:delText>For each customer a Dimension mapping matrix will be used to map customer dimensions and FC platinum dimensions for accounting purposes</w:delText>
        </w:r>
        <w:r w:rsidR="00925687" w:rsidRPr="002B10F0" w:rsidDel="00B52417">
          <w:rPr>
            <w:rFonts w:asciiTheme="majorHAnsi" w:hAnsiTheme="majorHAnsi"/>
            <w:sz w:val="22"/>
            <w:szCs w:val="22"/>
          </w:rPr>
          <w:delText>.</w:delText>
        </w:r>
      </w:del>
    </w:p>
    <w:p w14:paraId="480A638C" w14:textId="77777777" w:rsidR="00925687" w:rsidRPr="002B10F0" w:rsidDel="00B52417" w:rsidRDefault="00925687" w:rsidP="00CC6DC2">
      <w:pPr>
        <w:ind w:firstLine="720"/>
        <w:jc w:val="both"/>
        <w:rPr>
          <w:del w:id="91" w:author="Patience Duri" w:date="2019-09-12T15:51:00Z"/>
          <w:rFonts w:asciiTheme="majorHAnsi" w:hAnsiTheme="majorHAnsi"/>
          <w:sz w:val="22"/>
          <w:szCs w:val="22"/>
        </w:rPr>
      </w:pPr>
      <w:del w:id="92" w:author="Patience Duri" w:date="2019-09-12T15:51:00Z">
        <w:r w:rsidRPr="002B10F0" w:rsidDel="00B52417">
          <w:rPr>
            <w:rFonts w:asciiTheme="majorHAnsi" w:hAnsiTheme="majorHAnsi"/>
            <w:sz w:val="22"/>
            <w:szCs w:val="22"/>
          </w:rPr>
          <w:delText>Attached Below is a sample Dimension Map for Mimosa Mine.</w:delText>
        </w:r>
      </w:del>
    </w:p>
    <w:p w14:paraId="5199C46E" w14:textId="77777777" w:rsidR="003F140E" w:rsidRPr="002B10F0" w:rsidRDefault="003F140E" w:rsidP="00CC6DC2">
      <w:pPr>
        <w:pStyle w:val="ListParagraph"/>
        <w:numPr>
          <w:ilvl w:val="0"/>
          <w:numId w:val="12"/>
        </w:numPr>
        <w:jc w:val="both"/>
        <w:rPr>
          <w:rFonts w:asciiTheme="majorHAnsi" w:hAnsiTheme="majorHAnsi"/>
          <w:b/>
          <w:bCs/>
        </w:rPr>
      </w:pPr>
      <w:r w:rsidRPr="002B10F0">
        <w:rPr>
          <w:rFonts w:asciiTheme="majorHAnsi" w:hAnsiTheme="majorHAnsi"/>
          <w:b/>
          <w:bCs/>
        </w:rPr>
        <w:t>Grade</w:t>
      </w:r>
    </w:p>
    <w:p w14:paraId="1311903F" w14:textId="77777777" w:rsidR="003F140E" w:rsidRPr="002B10F0" w:rsidRDefault="00E3289C" w:rsidP="00CC6DC2">
      <w:pPr>
        <w:ind w:left="720"/>
        <w:jc w:val="both"/>
        <w:rPr>
          <w:rFonts w:asciiTheme="majorHAnsi" w:hAnsiTheme="majorHAnsi" w:cs="Arial"/>
          <w:sz w:val="22"/>
          <w:szCs w:val="22"/>
          <w:shd w:val="clear" w:color="auto" w:fill="FFFFFF"/>
        </w:rPr>
      </w:pPr>
      <w:r w:rsidRPr="002B10F0">
        <w:rPr>
          <w:rFonts w:asciiTheme="majorHAnsi" w:hAnsiTheme="majorHAnsi" w:cs="Arial"/>
          <w:sz w:val="22"/>
          <w:szCs w:val="22"/>
          <w:shd w:val="clear" w:color="auto" w:fill="FFFFFF"/>
        </w:rPr>
        <w:t>A g</w:t>
      </w:r>
      <w:r w:rsidR="003F140E" w:rsidRPr="002B10F0">
        <w:rPr>
          <w:rFonts w:asciiTheme="majorHAnsi" w:hAnsiTheme="majorHAnsi" w:cs="Arial"/>
          <w:sz w:val="22"/>
          <w:szCs w:val="22"/>
          <w:shd w:val="clear" w:color="auto" w:fill="FFFFFF"/>
        </w:rPr>
        <w:t xml:space="preserve">rade </w:t>
      </w:r>
      <w:r w:rsidR="009A2DEB" w:rsidRPr="002B10F0">
        <w:rPr>
          <w:rFonts w:asciiTheme="majorHAnsi" w:hAnsiTheme="majorHAnsi" w:cs="Arial"/>
          <w:sz w:val="22"/>
          <w:szCs w:val="22"/>
          <w:shd w:val="clear" w:color="auto" w:fill="FFFFFF"/>
        </w:rPr>
        <w:t>identifies the</w:t>
      </w:r>
      <w:r w:rsidRPr="002B10F0">
        <w:rPr>
          <w:rFonts w:asciiTheme="majorHAnsi" w:hAnsiTheme="majorHAnsi" w:cs="Arial"/>
          <w:sz w:val="22"/>
          <w:szCs w:val="22"/>
          <w:shd w:val="clear" w:color="auto" w:fill="FFFFFF"/>
        </w:rPr>
        <w:t xml:space="preserve"> pay level of a Job at FC Platinum.</w:t>
      </w:r>
      <w:r w:rsidR="003F140E" w:rsidRPr="002B10F0">
        <w:rPr>
          <w:rFonts w:asciiTheme="majorHAnsi" w:hAnsiTheme="majorHAnsi" w:cs="Arial"/>
          <w:sz w:val="22"/>
          <w:szCs w:val="22"/>
          <w:shd w:val="clear" w:color="auto" w:fill="FFFFFF"/>
        </w:rPr>
        <w:t xml:space="preserve"> </w:t>
      </w:r>
      <w:r w:rsidRPr="002B10F0">
        <w:rPr>
          <w:rFonts w:asciiTheme="majorHAnsi" w:hAnsiTheme="majorHAnsi" w:cs="Arial"/>
          <w:sz w:val="22"/>
          <w:szCs w:val="22"/>
          <w:shd w:val="clear" w:color="auto" w:fill="FFFFFF"/>
        </w:rPr>
        <w:t>A grade is a prerequisite of a</w:t>
      </w:r>
      <w:r w:rsidR="003F140E" w:rsidRPr="002B10F0">
        <w:rPr>
          <w:rFonts w:asciiTheme="majorHAnsi" w:hAnsiTheme="majorHAnsi" w:cs="Arial"/>
          <w:sz w:val="22"/>
          <w:szCs w:val="22"/>
          <w:shd w:val="clear" w:color="auto" w:fill="FFFFFF"/>
        </w:rPr>
        <w:t xml:space="preserve"> </w:t>
      </w:r>
      <w:r w:rsidRPr="002B10F0">
        <w:rPr>
          <w:rFonts w:asciiTheme="majorHAnsi" w:hAnsiTheme="majorHAnsi" w:cs="Arial"/>
          <w:sz w:val="22"/>
          <w:szCs w:val="22"/>
          <w:shd w:val="clear" w:color="auto" w:fill="FFFFFF"/>
        </w:rPr>
        <w:t>J</w:t>
      </w:r>
      <w:r w:rsidR="003F140E" w:rsidRPr="002B10F0">
        <w:rPr>
          <w:rFonts w:asciiTheme="majorHAnsi" w:hAnsiTheme="majorHAnsi" w:cs="Arial"/>
          <w:sz w:val="22"/>
          <w:szCs w:val="22"/>
          <w:shd w:val="clear" w:color="auto" w:fill="FFFFFF"/>
        </w:rPr>
        <w:t>ob.</w:t>
      </w:r>
    </w:p>
    <w:p w14:paraId="23D78406" w14:textId="77777777" w:rsidR="008E707F" w:rsidRPr="002B10F0" w:rsidRDefault="00B232DF" w:rsidP="00CC6DC2">
      <w:pPr>
        <w:ind w:left="720"/>
        <w:jc w:val="both"/>
        <w:rPr>
          <w:rFonts w:asciiTheme="majorHAnsi" w:hAnsiTheme="majorHAnsi"/>
          <w:sz w:val="22"/>
          <w:szCs w:val="22"/>
        </w:rPr>
      </w:pPr>
      <w:ins w:id="93" w:author="Patience Duri" w:date="2019-09-12T15:56:00Z">
        <w:r>
          <w:rPr>
            <w:rFonts w:asciiTheme="majorHAnsi" w:hAnsiTheme="majorHAnsi" w:cs="Arial"/>
            <w:sz w:val="22"/>
            <w:szCs w:val="22"/>
            <w:shd w:val="clear" w:color="auto" w:fill="FFFFFF"/>
          </w:rPr>
          <w:t xml:space="preserve">Refer to annexure for the </w:t>
        </w:r>
      </w:ins>
      <w:ins w:id="94" w:author="Patience Duri" w:date="2019-09-12T15:58:00Z">
        <w:r>
          <w:rPr>
            <w:rFonts w:asciiTheme="majorHAnsi" w:hAnsiTheme="majorHAnsi" w:cs="Arial"/>
            <w:sz w:val="22"/>
            <w:szCs w:val="22"/>
            <w:shd w:val="clear" w:color="auto" w:fill="FFFFFF"/>
          </w:rPr>
          <w:t xml:space="preserve">grades currently in use by </w:t>
        </w:r>
      </w:ins>
      <w:r w:rsidR="008E707F" w:rsidRPr="002B10F0">
        <w:rPr>
          <w:rFonts w:asciiTheme="majorHAnsi" w:hAnsiTheme="majorHAnsi" w:cs="Arial"/>
          <w:sz w:val="22"/>
          <w:szCs w:val="22"/>
          <w:shd w:val="clear" w:color="auto" w:fill="FFFFFF"/>
        </w:rPr>
        <w:t xml:space="preserve">FC Platinum Currently </w:t>
      </w:r>
      <w:del w:id="95" w:author="Patience Duri" w:date="2019-09-12T15:58:00Z">
        <w:r w:rsidR="008E707F" w:rsidRPr="002B10F0" w:rsidDel="00B232DF">
          <w:rPr>
            <w:rFonts w:asciiTheme="majorHAnsi" w:hAnsiTheme="majorHAnsi" w:cs="Arial"/>
            <w:sz w:val="22"/>
            <w:szCs w:val="22"/>
            <w:shd w:val="clear" w:color="auto" w:fill="FFFFFF"/>
          </w:rPr>
          <w:delText>has the following grades defined</w:delText>
        </w:r>
      </w:del>
    </w:p>
    <w:p w14:paraId="1DF0AA6E" w14:textId="77777777" w:rsidR="003F140E" w:rsidRPr="002B10F0" w:rsidRDefault="003F140E" w:rsidP="00CC6DC2">
      <w:pPr>
        <w:pStyle w:val="ListParagraph"/>
        <w:numPr>
          <w:ilvl w:val="0"/>
          <w:numId w:val="12"/>
        </w:numPr>
        <w:jc w:val="both"/>
        <w:rPr>
          <w:rFonts w:asciiTheme="majorHAnsi" w:hAnsiTheme="majorHAnsi"/>
          <w:b/>
          <w:bCs/>
        </w:rPr>
      </w:pPr>
      <w:r w:rsidRPr="002B10F0">
        <w:rPr>
          <w:rFonts w:asciiTheme="majorHAnsi" w:hAnsiTheme="majorHAnsi"/>
          <w:b/>
          <w:bCs/>
        </w:rPr>
        <w:t>Jobs</w:t>
      </w:r>
    </w:p>
    <w:p w14:paraId="34C7060B" w14:textId="77777777" w:rsidR="003F140E" w:rsidRPr="002B10F0" w:rsidRDefault="00A444F5" w:rsidP="00CC6DC2">
      <w:pPr>
        <w:ind w:left="720"/>
        <w:jc w:val="both"/>
        <w:rPr>
          <w:rFonts w:asciiTheme="majorHAnsi" w:hAnsiTheme="majorHAnsi" w:cstheme="majorHAnsi"/>
          <w:sz w:val="22"/>
          <w:szCs w:val="22"/>
        </w:rPr>
      </w:pPr>
      <w:r w:rsidRPr="002B10F0">
        <w:rPr>
          <w:rFonts w:asciiTheme="majorHAnsi" w:hAnsiTheme="majorHAnsi" w:cstheme="majorHAnsi"/>
          <w:sz w:val="22"/>
          <w:szCs w:val="22"/>
          <w:shd w:val="clear" w:color="auto" w:fill="FFFFFF"/>
        </w:rPr>
        <w:t>Jobs are general classifications for sets of tasks or functions that an employee is required to perform at FC platinum Holdings.</w:t>
      </w:r>
      <w:r w:rsidR="00E8392C" w:rsidRPr="002B10F0">
        <w:rPr>
          <w:rFonts w:asciiTheme="majorHAnsi" w:hAnsiTheme="majorHAnsi" w:cstheme="majorHAnsi"/>
          <w:sz w:val="22"/>
          <w:szCs w:val="22"/>
          <w:shd w:val="clear" w:color="auto" w:fill="FFFFFF"/>
        </w:rPr>
        <w:t xml:space="preserve"> One Job can map to many positions </w:t>
      </w:r>
      <w:r w:rsidR="00F31DE5" w:rsidRPr="002B10F0">
        <w:rPr>
          <w:rFonts w:asciiTheme="majorHAnsi" w:hAnsiTheme="majorHAnsi" w:cstheme="majorHAnsi"/>
          <w:sz w:val="22"/>
          <w:szCs w:val="22"/>
          <w:shd w:val="clear" w:color="auto" w:fill="FFFFFF"/>
        </w:rPr>
        <w:t>and must</w:t>
      </w:r>
      <w:r w:rsidR="00F31DE5" w:rsidRPr="002B10F0">
        <w:rPr>
          <w:rFonts w:asciiTheme="majorHAnsi" w:hAnsiTheme="majorHAnsi" w:cstheme="majorHAnsi"/>
          <w:sz w:val="22"/>
          <w:szCs w:val="22"/>
        </w:rPr>
        <w:t xml:space="preserve"> belong to one grade</w:t>
      </w:r>
      <w:ins w:id="96" w:author="Patience Duri" w:date="2019-09-12T15:53:00Z">
        <w:r w:rsidR="00B232DF">
          <w:rPr>
            <w:rFonts w:asciiTheme="majorHAnsi" w:hAnsiTheme="majorHAnsi" w:cstheme="majorHAnsi"/>
            <w:sz w:val="22"/>
            <w:szCs w:val="22"/>
          </w:rPr>
          <w:t xml:space="preserve">. </w:t>
        </w:r>
      </w:ins>
      <w:r w:rsidR="00F31DE5" w:rsidRPr="002B10F0">
        <w:rPr>
          <w:rFonts w:asciiTheme="majorHAnsi" w:hAnsiTheme="majorHAnsi" w:cstheme="majorHAnsi"/>
          <w:sz w:val="22"/>
          <w:szCs w:val="22"/>
        </w:rPr>
        <w:t xml:space="preserve"> </w:t>
      </w:r>
      <w:r w:rsidR="00925687" w:rsidRPr="002B10F0">
        <w:rPr>
          <w:rFonts w:asciiTheme="majorHAnsi" w:hAnsiTheme="majorHAnsi" w:cstheme="majorHAnsi"/>
          <w:sz w:val="22"/>
          <w:szCs w:val="22"/>
        </w:rPr>
        <w:t xml:space="preserve">A job is a </w:t>
      </w:r>
      <w:r w:rsidR="006659A9" w:rsidRPr="002B10F0">
        <w:rPr>
          <w:rFonts w:asciiTheme="majorHAnsi" w:hAnsiTheme="majorHAnsi" w:cstheme="majorHAnsi"/>
          <w:sz w:val="22"/>
          <w:szCs w:val="22"/>
        </w:rPr>
        <w:t xml:space="preserve">prerequisite </w:t>
      </w:r>
      <w:r w:rsidR="00F31DE5" w:rsidRPr="002B10F0">
        <w:rPr>
          <w:rFonts w:asciiTheme="majorHAnsi" w:hAnsiTheme="majorHAnsi" w:cstheme="majorHAnsi"/>
          <w:sz w:val="22"/>
          <w:szCs w:val="22"/>
        </w:rPr>
        <w:t>to</w:t>
      </w:r>
      <w:r w:rsidR="00843E95" w:rsidRPr="002B10F0">
        <w:rPr>
          <w:rFonts w:asciiTheme="majorHAnsi" w:hAnsiTheme="majorHAnsi" w:cstheme="majorHAnsi"/>
          <w:sz w:val="22"/>
          <w:szCs w:val="22"/>
        </w:rPr>
        <w:t xml:space="preserve"> </w:t>
      </w:r>
      <w:r w:rsidR="00F31DE5" w:rsidRPr="002B10F0">
        <w:rPr>
          <w:rFonts w:asciiTheme="majorHAnsi" w:hAnsiTheme="majorHAnsi" w:cstheme="majorHAnsi"/>
          <w:sz w:val="22"/>
          <w:szCs w:val="22"/>
        </w:rPr>
        <w:t>creating a</w:t>
      </w:r>
      <w:r w:rsidR="00843E95" w:rsidRPr="002B10F0">
        <w:rPr>
          <w:rFonts w:asciiTheme="majorHAnsi" w:hAnsiTheme="majorHAnsi" w:cstheme="majorHAnsi"/>
          <w:sz w:val="22"/>
          <w:szCs w:val="22"/>
        </w:rPr>
        <w:t xml:space="preserve"> position.</w:t>
      </w:r>
    </w:p>
    <w:p w14:paraId="523FA3CB" w14:textId="77777777" w:rsidR="008E707F" w:rsidRPr="002B10F0" w:rsidRDefault="008E707F" w:rsidP="00CC6DC2">
      <w:pPr>
        <w:ind w:left="720"/>
        <w:jc w:val="both"/>
        <w:rPr>
          <w:rFonts w:asciiTheme="majorHAnsi" w:hAnsiTheme="majorHAnsi" w:cstheme="majorHAnsi"/>
          <w:sz w:val="22"/>
          <w:szCs w:val="22"/>
        </w:rPr>
      </w:pPr>
      <w:r w:rsidRPr="002B10F0">
        <w:rPr>
          <w:rFonts w:asciiTheme="majorHAnsi" w:hAnsiTheme="majorHAnsi" w:cstheme="majorHAnsi"/>
          <w:sz w:val="22"/>
          <w:szCs w:val="22"/>
          <w:shd w:val="clear" w:color="auto" w:fill="FFFFFF"/>
        </w:rPr>
        <w:t>FC platinum currently has the following Jobs defined,</w:t>
      </w:r>
      <w:ins w:id="97" w:author="Patience Duri" w:date="2019-09-12T15:59:00Z">
        <w:r w:rsidR="00B232DF">
          <w:rPr>
            <w:rFonts w:asciiTheme="majorHAnsi" w:hAnsiTheme="majorHAnsi" w:cstheme="majorHAnsi"/>
            <w:sz w:val="22"/>
            <w:szCs w:val="22"/>
            <w:shd w:val="clear" w:color="auto" w:fill="FFFFFF"/>
          </w:rPr>
          <w:t xml:space="preserve"> refer to annexure</w:t>
        </w:r>
      </w:ins>
    </w:p>
    <w:p w14:paraId="6E7B8DBE" w14:textId="77777777" w:rsidR="003F140E" w:rsidRPr="002B10F0" w:rsidRDefault="003F140E" w:rsidP="00CC6DC2">
      <w:pPr>
        <w:pStyle w:val="ListParagraph"/>
        <w:numPr>
          <w:ilvl w:val="0"/>
          <w:numId w:val="12"/>
        </w:numPr>
        <w:jc w:val="both"/>
        <w:rPr>
          <w:rFonts w:asciiTheme="majorHAnsi" w:hAnsiTheme="majorHAnsi"/>
          <w:b/>
          <w:bCs/>
        </w:rPr>
      </w:pPr>
      <w:r w:rsidRPr="002B10F0">
        <w:rPr>
          <w:rFonts w:asciiTheme="majorHAnsi" w:hAnsiTheme="majorHAnsi"/>
          <w:b/>
          <w:bCs/>
        </w:rPr>
        <w:t>Position</w:t>
      </w:r>
    </w:p>
    <w:p w14:paraId="14F99A8D" w14:textId="77777777" w:rsidR="003F140E" w:rsidRPr="002B10F0" w:rsidRDefault="00F31DE5" w:rsidP="00CC6DC2">
      <w:pPr>
        <w:ind w:left="720"/>
        <w:jc w:val="both"/>
        <w:rPr>
          <w:rFonts w:asciiTheme="majorHAnsi" w:hAnsiTheme="majorHAnsi"/>
          <w:sz w:val="22"/>
          <w:szCs w:val="22"/>
          <w:shd w:val="clear" w:color="auto" w:fill="FFFFFF"/>
        </w:rPr>
      </w:pPr>
      <w:r w:rsidRPr="002B10F0">
        <w:rPr>
          <w:rFonts w:asciiTheme="majorHAnsi" w:hAnsiTheme="majorHAnsi" w:cstheme="majorHAnsi"/>
          <w:shd w:val="clear" w:color="auto" w:fill="FFFFFF"/>
        </w:rPr>
        <w:t xml:space="preserve">Positions represent the post that can be occupied by a person in staffing assignments </w:t>
      </w:r>
      <w:r w:rsidR="00E8392C" w:rsidRPr="002B10F0">
        <w:rPr>
          <w:rFonts w:asciiTheme="majorHAnsi" w:hAnsiTheme="majorHAnsi" w:cstheme="majorHAnsi"/>
          <w:shd w:val="clear" w:color="auto" w:fill="FFFFFF"/>
        </w:rPr>
        <w:t>at FC platinum.</w:t>
      </w:r>
      <w:r w:rsidR="00E8392C" w:rsidRPr="002B10F0">
        <w:rPr>
          <w:rFonts w:asciiTheme="majorHAnsi" w:hAnsiTheme="majorHAnsi" w:cstheme="majorHAnsi"/>
          <w:sz w:val="22"/>
          <w:szCs w:val="22"/>
          <w:shd w:val="clear" w:color="auto" w:fill="FFFFFF"/>
        </w:rPr>
        <w:t xml:space="preserve"> Positions</w:t>
      </w:r>
      <w:r w:rsidR="00A444F5" w:rsidRPr="002B10F0">
        <w:rPr>
          <w:rFonts w:asciiTheme="majorHAnsi" w:hAnsiTheme="majorHAnsi"/>
          <w:sz w:val="22"/>
          <w:szCs w:val="22"/>
          <w:shd w:val="clear" w:color="auto" w:fill="FFFFFF"/>
        </w:rPr>
        <w:t xml:space="preserve"> are</w:t>
      </w:r>
      <w:r w:rsidR="00E8392C" w:rsidRPr="002B10F0">
        <w:rPr>
          <w:rFonts w:asciiTheme="majorHAnsi" w:hAnsiTheme="majorHAnsi"/>
          <w:sz w:val="22"/>
          <w:szCs w:val="22"/>
          <w:shd w:val="clear" w:color="auto" w:fill="FFFFFF"/>
        </w:rPr>
        <w:t xml:space="preserve"> specific and must belong to a business Unit, Department and cost Centre</w:t>
      </w:r>
      <w:r w:rsidR="00A444F5" w:rsidRPr="002B10F0">
        <w:rPr>
          <w:rFonts w:asciiTheme="majorHAnsi" w:hAnsiTheme="majorHAnsi"/>
          <w:sz w:val="22"/>
          <w:szCs w:val="22"/>
          <w:shd w:val="clear" w:color="auto" w:fill="FFFFFF"/>
        </w:rPr>
        <w:t>. Each Position is typically occupied by one employee. A Position can how ever be filled by more than one employee. Positions can be 100% filled, partially filled or vacant.</w:t>
      </w:r>
    </w:p>
    <w:p w14:paraId="46AAD5AF" w14:textId="77777777" w:rsidR="008E707F" w:rsidRPr="002B10F0" w:rsidRDefault="008E707F" w:rsidP="00CC6DC2">
      <w:pPr>
        <w:ind w:left="720"/>
        <w:jc w:val="both"/>
        <w:rPr>
          <w:rFonts w:asciiTheme="majorHAnsi" w:hAnsiTheme="majorHAnsi"/>
          <w:sz w:val="22"/>
          <w:szCs w:val="22"/>
          <w:shd w:val="clear" w:color="auto" w:fill="FFFFFF"/>
        </w:rPr>
      </w:pPr>
      <w:r w:rsidRPr="002B10F0">
        <w:rPr>
          <w:rFonts w:asciiTheme="majorHAnsi" w:hAnsiTheme="majorHAnsi" w:cstheme="majorHAnsi"/>
          <w:shd w:val="clear" w:color="auto" w:fill="FFFFFF"/>
        </w:rPr>
        <w:t>FC platinum currently has the following Positions defined</w:t>
      </w:r>
    </w:p>
    <w:p w14:paraId="22D478D6" w14:textId="77777777" w:rsidR="003F140E" w:rsidRPr="002B10F0" w:rsidRDefault="003F140E" w:rsidP="00CC6DC2">
      <w:pPr>
        <w:pStyle w:val="ListParagraph"/>
        <w:numPr>
          <w:ilvl w:val="0"/>
          <w:numId w:val="12"/>
        </w:numPr>
        <w:jc w:val="both"/>
        <w:rPr>
          <w:rFonts w:asciiTheme="majorHAnsi" w:hAnsiTheme="majorHAnsi"/>
          <w:b/>
          <w:bCs/>
        </w:rPr>
      </w:pPr>
      <w:r w:rsidRPr="002B10F0">
        <w:rPr>
          <w:rFonts w:asciiTheme="majorHAnsi" w:hAnsiTheme="majorHAnsi"/>
          <w:b/>
          <w:bCs/>
        </w:rPr>
        <w:t>Skills</w:t>
      </w:r>
    </w:p>
    <w:p w14:paraId="4C2C708D" w14:textId="77777777" w:rsidR="006D30F4" w:rsidRPr="002B10F0" w:rsidRDefault="006D30F4" w:rsidP="00CC6DC2">
      <w:pPr>
        <w:pStyle w:val="ListParagraph"/>
        <w:jc w:val="both"/>
        <w:rPr>
          <w:rFonts w:asciiTheme="majorHAnsi" w:hAnsiTheme="majorHAnsi"/>
          <w:b/>
          <w:bCs/>
        </w:rPr>
      </w:pPr>
    </w:p>
    <w:p w14:paraId="5FE69DA6" w14:textId="77777777" w:rsidR="006D30F4" w:rsidRPr="002B10F0" w:rsidRDefault="006D30F4" w:rsidP="00CC6DC2">
      <w:pPr>
        <w:pStyle w:val="ListParagraph"/>
        <w:jc w:val="both"/>
        <w:rPr>
          <w:rFonts w:asciiTheme="majorHAnsi" w:hAnsiTheme="majorHAnsi" w:cs="Arial"/>
          <w:shd w:val="clear" w:color="auto" w:fill="FFFFFF"/>
        </w:rPr>
      </w:pPr>
      <w:r w:rsidRPr="002B10F0">
        <w:rPr>
          <w:rFonts w:asciiTheme="majorHAnsi" w:hAnsiTheme="majorHAnsi" w:cs="Arial"/>
          <w:shd w:val="clear" w:color="auto" w:fill="FFFFFF"/>
        </w:rPr>
        <w:t>A skill is the ability to carry out a task and employees at FC platinum can be classified into two segments skilled and unskilled.</w:t>
      </w:r>
    </w:p>
    <w:p w14:paraId="2D3ACDA3" w14:textId="77777777" w:rsidR="006D30F4" w:rsidRPr="002B10F0" w:rsidRDefault="006D30F4" w:rsidP="00CC6DC2">
      <w:pPr>
        <w:pStyle w:val="ListParagraph"/>
        <w:jc w:val="both"/>
        <w:rPr>
          <w:rFonts w:asciiTheme="majorHAnsi" w:hAnsiTheme="majorHAnsi" w:cs="Arial"/>
          <w:shd w:val="clear" w:color="auto" w:fill="FFFFFF"/>
        </w:rPr>
      </w:pPr>
    </w:p>
    <w:p w14:paraId="43EFA202" w14:textId="77777777" w:rsidR="006D30F4" w:rsidRPr="002B10F0" w:rsidRDefault="006D30F4" w:rsidP="00CC6DC2">
      <w:pPr>
        <w:pStyle w:val="ListParagraph"/>
        <w:numPr>
          <w:ilvl w:val="0"/>
          <w:numId w:val="12"/>
        </w:numPr>
        <w:jc w:val="both"/>
        <w:rPr>
          <w:rFonts w:asciiTheme="majorHAnsi" w:hAnsiTheme="majorHAnsi"/>
          <w:b/>
          <w:bCs/>
        </w:rPr>
      </w:pPr>
      <w:r w:rsidRPr="002B10F0">
        <w:rPr>
          <w:rFonts w:asciiTheme="majorHAnsi" w:hAnsiTheme="majorHAnsi"/>
          <w:b/>
          <w:bCs/>
        </w:rPr>
        <w:lastRenderedPageBreak/>
        <w:t xml:space="preserve">Medical Certificate </w:t>
      </w:r>
    </w:p>
    <w:p w14:paraId="5B26FE9E" w14:textId="77777777" w:rsidR="006D30F4" w:rsidRDefault="00B232DF" w:rsidP="00CC6DC2">
      <w:pPr>
        <w:ind w:left="720"/>
        <w:jc w:val="both"/>
        <w:rPr>
          <w:ins w:id="98" w:author="Patience Duri" w:date="2019-09-12T16:01:00Z"/>
          <w:rFonts w:asciiTheme="majorHAnsi" w:hAnsiTheme="majorHAnsi" w:cs="Arial"/>
          <w:sz w:val="22"/>
          <w:szCs w:val="22"/>
          <w:shd w:val="clear" w:color="auto" w:fill="FFFFFF"/>
        </w:rPr>
      </w:pPr>
      <w:ins w:id="99" w:author="Patience Duri" w:date="2019-09-12T16:00:00Z">
        <w:r>
          <w:rPr>
            <w:rFonts w:asciiTheme="majorHAnsi" w:hAnsiTheme="majorHAnsi" w:cs="Arial"/>
            <w:sz w:val="22"/>
            <w:szCs w:val="22"/>
            <w:shd w:val="clear" w:color="auto" w:fill="FFFFFF"/>
          </w:rPr>
          <w:t>To qualify to work at the mine, it is a prerequisite to pass the medical test and awarded the medical certificate. This forms part of an employee</w:t>
        </w:r>
      </w:ins>
      <w:ins w:id="100" w:author="Patience Duri" w:date="2019-09-12T16:01:00Z">
        <w:r>
          <w:rPr>
            <w:rFonts w:asciiTheme="majorHAnsi" w:hAnsiTheme="majorHAnsi" w:cs="Arial"/>
            <w:sz w:val="22"/>
            <w:szCs w:val="22"/>
            <w:shd w:val="clear" w:color="auto" w:fill="FFFFFF"/>
          </w:rPr>
          <w:t xml:space="preserve">’s record and should be </w:t>
        </w:r>
        <w:del w:id="101" w:author="Administrator@COLVEST2.co.zw" w:date="2019-09-13T09:08:00Z">
          <w:r w:rsidDel="009879C8">
            <w:rPr>
              <w:rFonts w:asciiTheme="majorHAnsi" w:hAnsiTheme="majorHAnsi" w:cs="Arial"/>
              <w:sz w:val="22"/>
              <w:szCs w:val="22"/>
              <w:shd w:val="clear" w:color="auto" w:fill="FFFFFF"/>
            </w:rPr>
            <w:delText>kept .</w:delText>
          </w:r>
        </w:del>
      </w:ins>
      <w:ins w:id="102" w:author="Administrator@COLVEST2.co.zw" w:date="2019-09-13T09:08:00Z">
        <w:r w:rsidR="009879C8">
          <w:rPr>
            <w:rFonts w:asciiTheme="majorHAnsi" w:hAnsiTheme="majorHAnsi" w:cs="Arial"/>
            <w:sz w:val="22"/>
            <w:szCs w:val="22"/>
            <w:shd w:val="clear" w:color="auto" w:fill="FFFFFF"/>
          </w:rPr>
          <w:t>kept.</w:t>
        </w:r>
      </w:ins>
    </w:p>
    <w:p w14:paraId="0202CFB7" w14:textId="77777777" w:rsidR="00B232DF" w:rsidRDefault="00B232DF" w:rsidP="00CC6DC2">
      <w:pPr>
        <w:ind w:left="720"/>
        <w:jc w:val="both"/>
        <w:rPr>
          <w:ins w:id="103" w:author="Patience Duri" w:date="2019-09-12T16:01:00Z"/>
          <w:rFonts w:asciiTheme="majorHAnsi" w:hAnsiTheme="majorHAnsi" w:cs="Arial"/>
          <w:sz w:val="22"/>
          <w:szCs w:val="22"/>
          <w:shd w:val="clear" w:color="auto" w:fill="FFFFFF"/>
        </w:rPr>
      </w:pPr>
    </w:p>
    <w:p w14:paraId="40E74A91" w14:textId="77777777" w:rsidR="00B232DF" w:rsidRPr="002B10F0" w:rsidRDefault="00B232DF" w:rsidP="00CC6DC2">
      <w:pPr>
        <w:ind w:left="720"/>
        <w:jc w:val="both"/>
        <w:rPr>
          <w:rFonts w:asciiTheme="majorHAnsi" w:hAnsiTheme="majorHAnsi" w:cs="Arial"/>
          <w:sz w:val="22"/>
          <w:szCs w:val="22"/>
          <w:shd w:val="clear" w:color="auto" w:fill="FFFFFF"/>
        </w:rPr>
      </w:pPr>
    </w:p>
    <w:p w14:paraId="0424612B" w14:textId="77777777" w:rsidR="00A51299" w:rsidRPr="002B10F0" w:rsidRDefault="00B03DA3" w:rsidP="00CC6DC2">
      <w:pPr>
        <w:pStyle w:val="ListParagraph"/>
        <w:numPr>
          <w:ilvl w:val="0"/>
          <w:numId w:val="12"/>
        </w:numPr>
        <w:jc w:val="both"/>
        <w:rPr>
          <w:rFonts w:asciiTheme="majorHAnsi" w:hAnsiTheme="majorHAnsi"/>
          <w:b/>
          <w:bCs/>
        </w:rPr>
      </w:pPr>
      <w:r w:rsidRPr="002B10F0">
        <w:rPr>
          <w:rFonts w:asciiTheme="majorHAnsi" w:hAnsiTheme="majorHAnsi" w:cs="Arial"/>
          <w:b/>
          <w:bCs/>
          <w:shd w:val="clear" w:color="auto" w:fill="FFFFFF"/>
        </w:rPr>
        <w:t xml:space="preserve">Pay point </w:t>
      </w:r>
    </w:p>
    <w:p w14:paraId="02B0537D" w14:textId="77777777" w:rsidR="00392FCB" w:rsidRPr="002B10F0" w:rsidRDefault="00392FCB" w:rsidP="00CC6DC2">
      <w:pPr>
        <w:ind w:left="720"/>
        <w:jc w:val="both"/>
        <w:rPr>
          <w:rFonts w:asciiTheme="majorHAnsi" w:hAnsiTheme="majorHAnsi"/>
          <w:sz w:val="22"/>
          <w:szCs w:val="22"/>
        </w:rPr>
      </w:pPr>
      <w:r w:rsidRPr="002B10F0">
        <w:rPr>
          <w:rFonts w:asciiTheme="majorHAnsi" w:hAnsiTheme="majorHAnsi"/>
          <w:sz w:val="22"/>
          <w:szCs w:val="22"/>
        </w:rPr>
        <w:t>Pay point refers to the allocation of payroll input to specific payroll personnel in the payroll section. The input is segregated based on a provided department and the resultant payroll cost is directly allocated to the identified department. In the case of FC   Platinum, the grouping is based on departments i.e. Mining, MHL, Survey, Plant etc.</w:t>
      </w:r>
    </w:p>
    <w:p w14:paraId="417FA3F9" w14:textId="77777777" w:rsidR="008E707F" w:rsidRPr="002B10F0" w:rsidRDefault="008E707F" w:rsidP="00CC6DC2">
      <w:pPr>
        <w:ind w:firstLine="720"/>
        <w:jc w:val="both"/>
        <w:rPr>
          <w:rFonts w:asciiTheme="majorHAnsi" w:hAnsiTheme="majorHAnsi"/>
          <w:sz w:val="22"/>
          <w:szCs w:val="22"/>
        </w:rPr>
      </w:pPr>
      <w:r w:rsidRPr="002B10F0">
        <w:rPr>
          <w:rFonts w:asciiTheme="majorHAnsi" w:hAnsiTheme="majorHAnsi"/>
          <w:sz w:val="22"/>
          <w:szCs w:val="22"/>
        </w:rPr>
        <w:t xml:space="preserve">FC platinum currently has the following pay points defined </w:t>
      </w:r>
    </w:p>
    <w:p w14:paraId="58C25ED3" w14:textId="77777777" w:rsidR="00A51299" w:rsidRPr="00726E1F" w:rsidRDefault="00A51299" w:rsidP="00CC6DC2">
      <w:pPr>
        <w:pStyle w:val="ListParagraph"/>
        <w:numPr>
          <w:ilvl w:val="0"/>
          <w:numId w:val="12"/>
        </w:numPr>
        <w:jc w:val="both"/>
        <w:rPr>
          <w:ins w:id="104" w:author="Patience Duri" w:date="2019-09-12T16:06:00Z"/>
          <w:rFonts w:asciiTheme="majorHAnsi" w:hAnsiTheme="majorHAnsi"/>
          <w:b/>
          <w:bCs/>
          <w:rPrChange w:id="105" w:author="Patience Duri" w:date="2019-09-12T16:06:00Z">
            <w:rPr>
              <w:ins w:id="106" w:author="Patience Duri" w:date="2019-09-12T16:06:00Z"/>
              <w:rFonts w:asciiTheme="majorHAnsi" w:hAnsiTheme="majorHAnsi" w:cs="Arial"/>
              <w:b/>
              <w:bCs/>
              <w:shd w:val="clear" w:color="auto" w:fill="FFFFFF"/>
            </w:rPr>
          </w:rPrChange>
        </w:rPr>
      </w:pPr>
      <w:r w:rsidRPr="002B10F0">
        <w:rPr>
          <w:rFonts w:asciiTheme="majorHAnsi" w:hAnsiTheme="majorHAnsi" w:cs="Arial"/>
          <w:b/>
          <w:bCs/>
          <w:shd w:val="clear" w:color="auto" w:fill="FFFFFF"/>
        </w:rPr>
        <w:t>PPE Matrix</w:t>
      </w:r>
    </w:p>
    <w:p w14:paraId="33BCAD8E" w14:textId="77777777" w:rsidR="00726E1F" w:rsidRDefault="00726E1F">
      <w:pPr>
        <w:pStyle w:val="ListParagraph"/>
        <w:jc w:val="both"/>
        <w:rPr>
          <w:ins w:id="107" w:author="Patience Duri" w:date="2019-09-12T16:06:00Z"/>
        </w:rPr>
        <w:pPrChange w:id="108" w:author="Patience Duri" w:date="2019-09-12T16:06:00Z">
          <w:pPr>
            <w:pStyle w:val="ListParagraph"/>
            <w:numPr>
              <w:numId w:val="12"/>
            </w:numPr>
            <w:ind w:hanging="360"/>
            <w:jc w:val="both"/>
          </w:pPr>
        </w:pPrChange>
      </w:pPr>
      <w:ins w:id="109" w:author="Patience Duri" w:date="2019-09-12T16:06:00Z">
        <w:r>
          <w:t>PPE matrix refers to the allocation of protective clothing and equipment to employees with reference to their job and department at which they are contracted. I.e. Belt attendant in the MHL department. The matrix is time bound and has a defined number of each allocated PPE item per employee. The majority of the PPE items are stipulated per year but can vary. Refer to the detailed matrix below.</w:t>
        </w:r>
      </w:ins>
    </w:p>
    <w:p w14:paraId="685ADF73" w14:textId="77777777" w:rsidR="00726E1F" w:rsidRPr="00726E1F" w:rsidRDefault="00726E1F">
      <w:pPr>
        <w:jc w:val="both"/>
        <w:rPr>
          <w:rFonts w:asciiTheme="majorHAnsi" w:hAnsiTheme="majorHAnsi"/>
          <w:b/>
          <w:bCs/>
          <w:rPrChange w:id="110" w:author="Patience Duri" w:date="2019-09-12T16:06:00Z">
            <w:rPr/>
          </w:rPrChange>
        </w:rPr>
        <w:pPrChange w:id="111" w:author="Patience Duri" w:date="2019-09-12T16:06:00Z">
          <w:pPr>
            <w:pStyle w:val="ListParagraph"/>
            <w:numPr>
              <w:numId w:val="12"/>
            </w:numPr>
            <w:ind w:hanging="360"/>
            <w:jc w:val="both"/>
          </w:pPr>
        </w:pPrChange>
      </w:pPr>
    </w:p>
    <w:p w14:paraId="013B27D5" w14:textId="77777777" w:rsidR="00817118" w:rsidRPr="002B10F0" w:rsidDel="00B232DF" w:rsidRDefault="00392FCB" w:rsidP="00CC6DC2">
      <w:pPr>
        <w:ind w:left="720"/>
        <w:jc w:val="both"/>
        <w:rPr>
          <w:del w:id="112" w:author="Patience Duri" w:date="2019-09-12T16:02:00Z"/>
          <w:rFonts w:asciiTheme="majorHAnsi" w:hAnsiTheme="majorHAnsi"/>
          <w:sz w:val="22"/>
          <w:szCs w:val="22"/>
        </w:rPr>
      </w:pPr>
      <w:del w:id="113" w:author="Patience Duri" w:date="2019-09-12T16:02:00Z">
        <w:r w:rsidRPr="002B10F0" w:rsidDel="00B232DF">
          <w:rPr>
            <w:rFonts w:asciiTheme="majorHAnsi" w:hAnsiTheme="majorHAnsi"/>
            <w:sz w:val="22"/>
            <w:szCs w:val="22"/>
          </w:rPr>
          <w:delText>Pay point refers to the allocation of payroll input to specific payroll personnel in the payroll section. The input is segregated based on a provided department and the resultant payroll cost is directly allocated to the identified department. In the case of FC   Platinum, the grouping is based on departments i.e. Mining, MHL, Survey, Plant etc.</w:delText>
        </w:r>
      </w:del>
    </w:p>
    <w:p w14:paraId="5573BCD1" w14:textId="77777777" w:rsidR="00875CC2" w:rsidRPr="002B10F0" w:rsidRDefault="00875CC2" w:rsidP="00CC6DC2">
      <w:pPr>
        <w:ind w:left="720"/>
        <w:jc w:val="both"/>
        <w:rPr>
          <w:rFonts w:asciiTheme="majorHAnsi" w:hAnsiTheme="majorHAnsi"/>
          <w:sz w:val="22"/>
          <w:szCs w:val="22"/>
        </w:rPr>
      </w:pPr>
      <w:r w:rsidRPr="002B10F0">
        <w:rPr>
          <w:rFonts w:asciiTheme="majorHAnsi" w:hAnsiTheme="majorHAnsi"/>
          <w:sz w:val="22"/>
          <w:szCs w:val="22"/>
        </w:rPr>
        <w:t>FC Platinum has the attached universal PPE Matrix in use.</w:t>
      </w:r>
    </w:p>
    <w:p w14:paraId="541F7EBC" w14:textId="77777777" w:rsidR="0012080D" w:rsidRPr="002B10F0" w:rsidRDefault="00E05A30" w:rsidP="00CC6DC2">
      <w:pPr>
        <w:jc w:val="both"/>
        <w:rPr>
          <w:rFonts w:asciiTheme="majorHAnsi" w:hAnsiTheme="majorHAnsi"/>
        </w:rPr>
      </w:pPr>
      <w:r w:rsidRPr="002B10F0">
        <w:rPr>
          <w:rFonts w:asciiTheme="majorHAnsi" w:hAnsiTheme="majorHAnsi"/>
        </w:rPr>
        <w:t xml:space="preserve">               </w:t>
      </w:r>
      <w:bookmarkStart w:id="114" w:name="_MON_1629809632"/>
      <w:bookmarkEnd w:id="114"/>
      <w:r w:rsidR="00726E1F" w:rsidRPr="002B10F0">
        <w:rPr>
          <w:rFonts w:asciiTheme="majorHAnsi" w:hAnsiTheme="majorHAnsi"/>
        </w:rPr>
        <w:object w:dxaOrig="1245" w:dyaOrig="806" w14:anchorId="44CB1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40.7pt" o:ole="" o:bordertopcolor="this" o:borderleftcolor="this" o:borderbottomcolor="this" o:borderrightcolor="this">
            <v:imagedata r:id="rId8" o:title=""/>
            <w10:bordertop type="single" width="18"/>
            <w10:borderleft type="single" width="18"/>
            <w10:borderbottom type="single" width="18"/>
            <w10:borderright type="single" width="18"/>
          </v:shape>
          <o:OLEObject Type="Embed" ProgID="Excel.Sheet.12" ShapeID="_x0000_i1025" DrawAspect="Icon" ObjectID="_1629892902" r:id="rId9"/>
        </w:object>
      </w:r>
    </w:p>
    <w:p w14:paraId="574DCB50" w14:textId="77777777" w:rsidR="00817118" w:rsidRPr="002B10F0" w:rsidRDefault="00817118" w:rsidP="00CC6DC2">
      <w:pPr>
        <w:pStyle w:val="ListParagraph"/>
        <w:numPr>
          <w:ilvl w:val="0"/>
          <w:numId w:val="12"/>
        </w:numPr>
        <w:jc w:val="both"/>
        <w:rPr>
          <w:rFonts w:asciiTheme="majorHAnsi" w:hAnsiTheme="majorHAnsi"/>
          <w:b/>
          <w:bCs/>
        </w:rPr>
      </w:pPr>
      <w:r w:rsidRPr="002B10F0">
        <w:rPr>
          <w:rFonts w:asciiTheme="majorHAnsi" w:hAnsiTheme="majorHAnsi" w:cs="Arial"/>
          <w:b/>
          <w:bCs/>
          <w:shd w:val="clear" w:color="auto" w:fill="FFFFFF"/>
        </w:rPr>
        <w:t>Contract type</w:t>
      </w:r>
    </w:p>
    <w:p w14:paraId="5E7D8DCF" w14:textId="77777777" w:rsidR="00181FC3" w:rsidRPr="002B10F0" w:rsidRDefault="00E05A30" w:rsidP="00CC6DC2">
      <w:pPr>
        <w:jc w:val="both"/>
        <w:rPr>
          <w:rFonts w:asciiTheme="majorHAnsi" w:hAnsiTheme="majorHAnsi"/>
          <w:sz w:val="22"/>
          <w:szCs w:val="22"/>
        </w:rPr>
      </w:pPr>
      <w:r w:rsidRPr="002B10F0">
        <w:rPr>
          <w:rFonts w:asciiTheme="majorHAnsi" w:hAnsiTheme="majorHAnsi"/>
          <w:sz w:val="22"/>
          <w:szCs w:val="22"/>
        </w:rPr>
        <w:t xml:space="preserve">               </w:t>
      </w:r>
      <w:r w:rsidR="00181FC3" w:rsidRPr="002B10F0">
        <w:rPr>
          <w:rFonts w:asciiTheme="majorHAnsi" w:hAnsiTheme="majorHAnsi"/>
          <w:sz w:val="22"/>
          <w:szCs w:val="22"/>
        </w:rPr>
        <w:t>FC Platinum</w:t>
      </w:r>
      <w:r w:rsidRPr="002B10F0">
        <w:rPr>
          <w:rFonts w:asciiTheme="majorHAnsi" w:hAnsiTheme="majorHAnsi"/>
          <w:sz w:val="22"/>
          <w:szCs w:val="22"/>
        </w:rPr>
        <w:t xml:space="preserve"> holdings</w:t>
      </w:r>
      <w:r w:rsidR="00181FC3" w:rsidRPr="002B10F0">
        <w:rPr>
          <w:rFonts w:asciiTheme="majorHAnsi" w:hAnsiTheme="majorHAnsi"/>
          <w:sz w:val="22"/>
          <w:szCs w:val="22"/>
        </w:rPr>
        <w:t xml:space="preserve"> has </w:t>
      </w:r>
      <w:r w:rsidRPr="002B10F0">
        <w:rPr>
          <w:rFonts w:asciiTheme="majorHAnsi" w:hAnsiTheme="majorHAnsi"/>
          <w:sz w:val="22"/>
          <w:szCs w:val="22"/>
        </w:rPr>
        <w:t>12 (Twelve)</w:t>
      </w:r>
      <w:r w:rsidR="00181FC3" w:rsidRPr="002B10F0">
        <w:rPr>
          <w:rFonts w:asciiTheme="majorHAnsi" w:hAnsiTheme="majorHAnsi"/>
          <w:sz w:val="22"/>
          <w:szCs w:val="22"/>
        </w:rPr>
        <w:t xml:space="preserve"> different contract</w:t>
      </w:r>
      <w:r w:rsidRPr="002B10F0">
        <w:rPr>
          <w:rFonts w:asciiTheme="majorHAnsi" w:hAnsiTheme="majorHAnsi"/>
          <w:sz w:val="22"/>
          <w:szCs w:val="22"/>
        </w:rPr>
        <w:t xml:space="preserve"> Templates namely</w:t>
      </w:r>
      <w:r w:rsidR="00181FC3" w:rsidRPr="002B10F0">
        <w:rPr>
          <w:rFonts w:asciiTheme="majorHAnsi" w:hAnsiTheme="majorHAnsi"/>
          <w:sz w:val="22"/>
          <w:szCs w:val="22"/>
        </w:rPr>
        <w:t xml:space="preserve">: </w:t>
      </w:r>
    </w:p>
    <w:p w14:paraId="11B61E8F" w14:textId="77777777" w:rsidR="00921995" w:rsidRPr="002B10F0" w:rsidRDefault="00181FC3" w:rsidP="00CC6DC2">
      <w:pPr>
        <w:pStyle w:val="ListParagraph"/>
        <w:numPr>
          <w:ilvl w:val="0"/>
          <w:numId w:val="13"/>
        </w:numPr>
        <w:jc w:val="both"/>
        <w:rPr>
          <w:rFonts w:asciiTheme="majorHAnsi" w:hAnsiTheme="majorHAnsi"/>
        </w:rPr>
      </w:pPr>
      <w:r w:rsidRPr="002B10F0">
        <w:rPr>
          <w:rFonts w:asciiTheme="majorHAnsi" w:hAnsiTheme="majorHAnsi"/>
        </w:rPr>
        <w:t xml:space="preserve">FC Admin </w:t>
      </w:r>
      <w:r w:rsidR="003E717B" w:rsidRPr="002B10F0">
        <w:rPr>
          <w:rFonts w:asciiTheme="majorHAnsi" w:hAnsiTheme="majorHAnsi"/>
        </w:rPr>
        <w:t>(</w:t>
      </w:r>
      <w:r w:rsidRPr="002B10F0">
        <w:rPr>
          <w:rFonts w:asciiTheme="majorHAnsi" w:hAnsiTheme="majorHAnsi"/>
        </w:rPr>
        <w:t>Probation</w:t>
      </w:r>
      <w:r w:rsidR="009510DA" w:rsidRPr="002B10F0">
        <w:rPr>
          <w:rFonts w:asciiTheme="majorHAnsi" w:hAnsiTheme="majorHAnsi"/>
        </w:rPr>
        <w:t xml:space="preserve"> / W</w:t>
      </w:r>
      <w:r w:rsidR="003E717B" w:rsidRPr="002B10F0">
        <w:rPr>
          <w:rFonts w:asciiTheme="majorHAnsi" w:hAnsiTheme="majorHAnsi"/>
        </w:rPr>
        <w:t>ithout Probation)</w:t>
      </w:r>
    </w:p>
    <w:p w14:paraId="12BF1E0E" w14:textId="77777777" w:rsidR="00404CB1" w:rsidRPr="002B10F0" w:rsidRDefault="00E05A30" w:rsidP="00CC6DC2">
      <w:pPr>
        <w:jc w:val="both"/>
        <w:rPr>
          <w:rFonts w:asciiTheme="majorHAnsi" w:hAnsiTheme="majorHAnsi"/>
        </w:rPr>
      </w:pPr>
      <w:r w:rsidRPr="002B10F0">
        <w:rPr>
          <w:rFonts w:asciiTheme="majorHAnsi" w:hAnsiTheme="majorHAnsi"/>
        </w:rPr>
        <w:t xml:space="preserve">               </w:t>
      </w:r>
      <w:r w:rsidR="00404CB1" w:rsidRPr="002B10F0">
        <w:rPr>
          <w:rFonts w:asciiTheme="majorHAnsi" w:hAnsiTheme="majorHAnsi"/>
        </w:rPr>
        <w:object w:dxaOrig="1536" w:dyaOrig="992" w14:anchorId="3DFE3120">
          <v:shape id="_x0000_i1026" type="#_x0000_t75" style="width:77pt;height:49.4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Word.Document.12" ShapeID="_x0000_i1026" DrawAspect="Icon" ObjectID="_1629892903" r:id="rId11">
            <o:FieldCodes>\s</o:FieldCodes>
          </o:OLEObject>
        </w:object>
      </w:r>
      <w:r w:rsidR="00404CB1" w:rsidRPr="002B10F0">
        <w:rPr>
          <w:rFonts w:asciiTheme="majorHAnsi" w:hAnsiTheme="majorHAnsi"/>
        </w:rPr>
        <w:tab/>
      </w:r>
      <w:r w:rsidR="00404CB1" w:rsidRPr="002B10F0">
        <w:rPr>
          <w:rFonts w:asciiTheme="majorHAnsi" w:hAnsiTheme="majorHAnsi"/>
        </w:rPr>
        <w:object w:dxaOrig="1536" w:dyaOrig="992" w14:anchorId="5BAF6AE5">
          <v:shape id="_x0000_i1027" type="#_x0000_t75" style="width:77pt;height:49.45pt" o:ole="" o:bordertopcolor="this" o:borderleftcolor="this" o:borderbottomcolor="this" o:borderrightcolor="this">
            <v:imagedata r:id="rId12" o:title=""/>
            <w10:bordertop type="single" width="18"/>
            <w10:borderleft type="single" width="18"/>
            <w10:borderbottom type="single" width="18"/>
            <w10:borderright type="single" width="18"/>
          </v:shape>
          <o:OLEObject Type="Embed" ProgID="Word.Document.12" ShapeID="_x0000_i1027" DrawAspect="Icon" ObjectID="_1629892904" r:id="rId13">
            <o:FieldCodes>\s</o:FieldCodes>
          </o:OLEObject>
        </w:object>
      </w:r>
    </w:p>
    <w:p w14:paraId="48F0CB36" w14:textId="77777777" w:rsidR="00181FC3" w:rsidRPr="002B10F0" w:rsidRDefault="00181FC3" w:rsidP="00CC6DC2">
      <w:pPr>
        <w:pStyle w:val="ListParagraph"/>
        <w:numPr>
          <w:ilvl w:val="0"/>
          <w:numId w:val="13"/>
        </w:numPr>
        <w:jc w:val="both"/>
        <w:rPr>
          <w:rFonts w:asciiTheme="majorHAnsi" w:hAnsiTheme="majorHAnsi"/>
        </w:rPr>
      </w:pPr>
      <w:r w:rsidRPr="002B10F0">
        <w:rPr>
          <w:rFonts w:asciiTheme="majorHAnsi" w:hAnsiTheme="majorHAnsi"/>
        </w:rPr>
        <w:t>FC Admin Assigned</w:t>
      </w:r>
      <w:r w:rsidR="003E717B" w:rsidRPr="002B10F0">
        <w:rPr>
          <w:rFonts w:asciiTheme="majorHAnsi" w:hAnsiTheme="majorHAnsi"/>
        </w:rPr>
        <w:t xml:space="preserve"> (Probation</w:t>
      </w:r>
      <w:r w:rsidR="009510DA" w:rsidRPr="002B10F0">
        <w:rPr>
          <w:rFonts w:asciiTheme="majorHAnsi" w:hAnsiTheme="majorHAnsi"/>
        </w:rPr>
        <w:t xml:space="preserve"> </w:t>
      </w:r>
      <w:r w:rsidR="003E717B" w:rsidRPr="002B10F0">
        <w:rPr>
          <w:rFonts w:asciiTheme="majorHAnsi" w:hAnsiTheme="majorHAnsi"/>
        </w:rPr>
        <w:t>/</w:t>
      </w:r>
      <w:r w:rsidR="009510DA" w:rsidRPr="002B10F0">
        <w:rPr>
          <w:rFonts w:asciiTheme="majorHAnsi" w:hAnsiTheme="majorHAnsi"/>
        </w:rPr>
        <w:t xml:space="preserve"> W</w:t>
      </w:r>
      <w:r w:rsidR="003E717B" w:rsidRPr="002B10F0">
        <w:rPr>
          <w:rFonts w:asciiTheme="majorHAnsi" w:hAnsiTheme="majorHAnsi"/>
        </w:rPr>
        <w:t>ithout Probation)</w:t>
      </w:r>
    </w:p>
    <w:p w14:paraId="58B0C56F" w14:textId="77777777" w:rsidR="00404CB1" w:rsidRPr="002B10F0" w:rsidRDefault="00E05A30" w:rsidP="00CC6DC2">
      <w:pPr>
        <w:jc w:val="both"/>
        <w:rPr>
          <w:rFonts w:asciiTheme="majorHAnsi" w:hAnsiTheme="majorHAnsi"/>
        </w:rPr>
      </w:pPr>
      <w:r w:rsidRPr="002B10F0">
        <w:rPr>
          <w:rFonts w:asciiTheme="majorHAnsi" w:hAnsiTheme="majorHAnsi"/>
        </w:rPr>
        <w:lastRenderedPageBreak/>
        <w:t xml:space="preserve">               </w:t>
      </w:r>
      <w:r w:rsidR="00404CB1" w:rsidRPr="002B10F0">
        <w:rPr>
          <w:rFonts w:asciiTheme="majorHAnsi" w:hAnsiTheme="majorHAnsi"/>
        </w:rPr>
        <w:object w:dxaOrig="1536" w:dyaOrig="992" w14:anchorId="73A4BDF6">
          <v:shape id="_x0000_i1028" type="#_x0000_t75" style="width:77pt;height:49.45pt" o:ole="" o:bordertopcolor="this" o:borderleftcolor="this" o:borderbottomcolor="this" o:borderrightcolor="this">
            <v:imagedata r:id="rId14" o:title=""/>
            <w10:bordertop type="single" width="18"/>
            <w10:borderleft type="single" width="18"/>
            <w10:borderbottom type="single" width="18"/>
            <w10:borderright type="single" width="18"/>
          </v:shape>
          <o:OLEObject Type="Embed" ProgID="Word.Document.12" ShapeID="_x0000_i1028" DrawAspect="Icon" ObjectID="_1629892905" r:id="rId15">
            <o:FieldCodes>\s</o:FieldCodes>
          </o:OLEObject>
        </w:object>
      </w:r>
      <w:r w:rsidR="00404CB1" w:rsidRPr="002B10F0">
        <w:rPr>
          <w:rFonts w:asciiTheme="majorHAnsi" w:hAnsiTheme="majorHAnsi"/>
        </w:rPr>
        <w:tab/>
      </w:r>
      <w:r w:rsidR="00404CB1" w:rsidRPr="002B10F0">
        <w:rPr>
          <w:rFonts w:asciiTheme="majorHAnsi" w:hAnsiTheme="majorHAnsi"/>
        </w:rPr>
        <w:object w:dxaOrig="1536" w:dyaOrig="992" w14:anchorId="1218805B">
          <v:shape id="_x0000_i1029" type="#_x0000_t75" style="width:77pt;height:49.45pt" o:ole="" o:bordertopcolor="this" o:borderleftcolor="this" o:borderbottomcolor="this" o:borderrightcolor="this">
            <v:imagedata r:id="rId16" o:title=""/>
            <w10:bordertop type="single" width="18"/>
            <w10:borderleft type="single" width="18"/>
            <w10:borderbottom type="single" width="18"/>
            <w10:borderright type="single" width="18"/>
          </v:shape>
          <o:OLEObject Type="Embed" ProgID="Word.Document.12" ShapeID="_x0000_i1029" DrawAspect="Icon" ObjectID="_1629892906" r:id="rId17">
            <o:FieldCodes>\s</o:FieldCodes>
          </o:OLEObject>
        </w:object>
      </w:r>
    </w:p>
    <w:p w14:paraId="109325F8" w14:textId="77777777" w:rsidR="00181FC3" w:rsidRPr="002B10F0" w:rsidRDefault="00181FC3" w:rsidP="00CC6DC2">
      <w:pPr>
        <w:pStyle w:val="ListParagraph"/>
        <w:numPr>
          <w:ilvl w:val="0"/>
          <w:numId w:val="13"/>
        </w:numPr>
        <w:jc w:val="both"/>
        <w:rPr>
          <w:rFonts w:asciiTheme="majorHAnsi" w:hAnsiTheme="majorHAnsi"/>
        </w:rPr>
      </w:pPr>
      <w:r w:rsidRPr="002B10F0">
        <w:rPr>
          <w:rFonts w:asciiTheme="majorHAnsi" w:hAnsiTheme="majorHAnsi"/>
        </w:rPr>
        <w:t>FCP Casual</w:t>
      </w:r>
    </w:p>
    <w:p w14:paraId="78244B1F" w14:textId="77777777" w:rsidR="00404CB1" w:rsidRPr="002B10F0" w:rsidRDefault="00E05A30" w:rsidP="00CC6DC2">
      <w:pPr>
        <w:jc w:val="both"/>
        <w:rPr>
          <w:rFonts w:asciiTheme="majorHAnsi" w:hAnsiTheme="majorHAnsi"/>
        </w:rPr>
      </w:pPr>
      <w:r w:rsidRPr="002B10F0">
        <w:rPr>
          <w:rFonts w:asciiTheme="majorHAnsi" w:hAnsiTheme="majorHAnsi"/>
        </w:rPr>
        <w:t xml:space="preserve">               </w:t>
      </w:r>
      <w:r w:rsidR="00404CB1" w:rsidRPr="002B10F0">
        <w:rPr>
          <w:rFonts w:asciiTheme="majorHAnsi" w:hAnsiTheme="majorHAnsi"/>
        </w:rPr>
        <w:object w:dxaOrig="1536" w:dyaOrig="992" w14:anchorId="5100CB72">
          <v:shape id="_x0000_i1030" type="#_x0000_t75" style="width:77pt;height:49.45pt" o:ole="" o:bordertopcolor="this" o:borderleftcolor="this" o:borderbottomcolor="this" o:borderrightcolor="this">
            <v:imagedata r:id="rId18" o:title=""/>
            <w10:bordertop type="single" width="18"/>
            <w10:borderleft type="single" width="18"/>
            <w10:borderbottom type="single" width="18"/>
            <w10:borderright type="single" width="18"/>
          </v:shape>
          <o:OLEObject Type="Embed" ProgID="Word.Document.12" ShapeID="_x0000_i1030" DrawAspect="Icon" ObjectID="_1629892907" r:id="rId19">
            <o:FieldCodes>\s</o:FieldCodes>
          </o:OLEObject>
        </w:object>
      </w:r>
    </w:p>
    <w:p w14:paraId="2362CEA9" w14:textId="77777777" w:rsidR="00030A74" w:rsidRPr="002B10F0" w:rsidRDefault="00030A74" w:rsidP="00CC6DC2">
      <w:pPr>
        <w:pStyle w:val="ListParagraph"/>
        <w:numPr>
          <w:ilvl w:val="0"/>
          <w:numId w:val="13"/>
        </w:numPr>
        <w:jc w:val="both"/>
        <w:rPr>
          <w:rFonts w:asciiTheme="majorHAnsi" w:hAnsiTheme="majorHAnsi"/>
        </w:rPr>
      </w:pPr>
      <w:r w:rsidRPr="002B10F0">
        <w:rPr>
          <w:rFonts w:asciiTheme="majorHAnsi" w:hAnsiTheme="majorHAnsi"/>
        </w:rPr>
        <w:t>LT LBR (Probation/without Probation)</w:t>
      </w:r>
    </w:p>
    <w:p w14:paraId="209F008A" w14:textId="77777777" w:rsidR="00404CB1" w:rsidRPr="002B10F0" w:rsidRDefault="00E05A30" w:rsidP="00CC6DC2">
      <w:pPr>
        <w:jc w:val="both"/>
        <w:rPr>
          <w:rFonts w:asciiTheme="majorHAnsi" w:hAnsiTheme="majorHAnsi"/>
        </w:rPr>
      </w:pPr>
      <w:r w:rsidRPr="002B10F0">
        <w:rPr>
          <w:rFonts w:asciiTheme="majorHAnsi" w:hAnsiTheme="majorHAnsi"/>
        </w:rPr>
        <w:t xml:space="preserve">               </w:t>
      </w:r>
      <w:r w:rsidR="00404CB1" w:rsidRPr="002B10F0">
        <w:rPr>
          <w:rFonts w:asciiTheme="majorHAnsi" w:hAnsiTheme="majorHAnsi"/>
        </w:rPr>
        <w:object w:dxaOrig="1536" w:dyaOrig="992" w14:anchorId="2689AA95">
          <v:shape id="_x0000_i1031" type="#_x0000_t75" style="width:77pt;height:49.45pt" o:ole="" o:bordertopcolor="this" o:borderleftcolor="this" o:borderbottomcolor="this" o:borderrightcolor="this">
            <v:imagedata r:id="rId20" o:title=""/>
            <w10:bordertop type="single" width="18"/>
            <w10:borderleft type="single" width="18"/>
            <w10:borderbottom type="single" width="18"/>
            <w10:borderright type="single" width="18"/>
          </v:shape>
          <o:OLEObject Type="Embed" ProgID="Word.Document.12" ShapeID="_x0000_i1031" DrawAspect="Icon" ObjectID="_1629892908" r:id="rId21">
            <o:FieldCodes>\s</o:FieldCodes>
          </o:OLEObject>
        </w:object>
      </w:r>
      <w:r w:rsidR="00404CB1" w:rsidRPr="002B10F0">
        <w:rPr>
          <w:rFonts w:asciiTheme="majorHAnsi" w:hAnsiTheme="majorHAnsi"/>
        </w:rPr>
        <w:tab/>
      </w:r>
      <w:r w:rsidR="00404CB1" w:rsidRPr="002B10F0">
        <w:rPr>
          <w:rFonts w:asciiTheme="majorHAnsi" w:hAnsiTheme="majorHAnsi"/>
        </w:rPr>
        <w:object w:dxaOrig="1536" w:dyaOrig="992" w14:anchorId="0A61EBA0">
          <v:shape id="_x0000_i1032" type="#_x0000_t75" style="width:77pt;height:49.45pt" o:ole="" o:bordertopcolor="this" o:borderleftcolor="this" o:borderbottomcolor="this" o:borderrightcolor="this">
            <v:imagedata r:id="rId22" o:title=""/>
            <w10:bordertop type="single" width="18"/>
            <w10:borderleft type="single" width="18"/>
            <w10:borderbottom type="single" width="18"/>
            <w10:borderright type="single" width="18"/>
          </v:shape>
          <o:OLEObject Type="Embed" ProgID="Word.Document.12" ShapeID="_x0000_i1032" DrawAspect="Icon" ObjectID="_1629892909" r:id="rId23">
            <o:FieldCodes>\s</o:FieldCodes>
          </o:OLEObject>
        </w:object>
      </w:r>
    </w:p>
    <w:p w14:paraId="0EE46B21" w14:textId="77777777" w:rsidR="00030A74" w:rsidRPr="002B10F0" w:rsidRDefault="00030A74" w:rsidP="00CC6DC2">
      <w:pPr>
        <w:ind w:firstLine="720"/>
        <w:jc w:val="both"/>
        <w:rPr>
          <w:rFonts w:asciiTheme="majorHAnsi" w:hAnsiTheme="majorHAnsi"/>
          <w:sz w:val="22"/>
          <w:szCs w:val="22"/>
        </w:rPr>
      </w:pPr>
      <w:r w:rsidRPr="002B10F0">
        <w:rPr>
          <w:rFonts w:asciiTheme="majorHAnsi" w:hAnsiTheme="majorHAnsi"/>
          <w:sz w:val="22"/>
          <w:szCs w:val="22"/>
        </w:rPr>
        <w:t>Platinum Precision Engineering four different contracts namely:</w:t>
      </w:r>
    </w:p>
    <w:p w14:paraId="6BEE7EEB" w14:textId="77777777" w:rsidR="00030A74" w:rsidRPr="002B10F0" w:rsidRDefault="00181FC3" w:rsidP="00CC6DC2">
      <w:pPr>
        <w:pStyle w:val="ListParagraph"/>
        <w:numPr>
          <w:ilvl w:val="0"/>
          <w:numId w:val="14"/>
        </w:numPr>
        <w:jc w:val="both"/>
        <w:rPr>
          <w:rFonts w:asciiTheme="majorHAnsi" w:hAnsiTheme="majorHAnsi"/>
        </w:rPr>
      </w:pPr>
      <w:r w:rsidRPr="002B10F0">
        <w:rPr>
          <w:rFonts w:asciiTheme="majorHAnsi" w:hAnsiTheme="majorHAnsi"/>
        </w:rPr>
        <w:t xml:space="preserve">LT PPE </w:t>
      </w:r>
      <w:r w:rsidR="00030A74" w:rsidRPr="002B10F0">
        <w:rPr>
          <w:rFonts w:asciiTheme="majorHAnsi" w:hAnsiTheme="majorHAnsi"/>
        </w:rPr>
        <w:t>(Probation/without Probation)</w:t>
      </w:r>
    </w:p>
    <w:p w14:paraId="3787E479" w14:textId="77777777" w:rsidR="00D57D0B" w:rsidRPr="002B10F0" w:rsidRDefault="00E05A30" w:rsidP="00CC6DC2">
      <w:pPr>
        <w:jc w:val="both"/>
        <w:rPr>
          <w:rFonts w:asciiTheme="majorHAnsi" w:hAnsiTheme="majorHAnsi"/>
        </w:rPr>
      </w:pPr>
      <w:r w:rsidRPr="002B10F0">
        <w:rPr>
          <w:rFonts w:asciiTheme="majorHAnsi" w:hAnsiTheme="majorHAnsi"/>
        </w:rPr>
        <w:t xml:space="preserve">               </w:t>
      </w:r>
      <w:r w:rsidR="00D57D0B" w:rsidRPr="002B10F0">
        <w:rPr>
          <w:rFonts w:asciiTheme="majorHAnsi" w:hAnsiTheme="majorHAnsi"/>
        </w:rPr>
        <w:object w:dxaOrig="1536" w:dyaOrig="992" w14:anchorId="69991644">
          <v:shape id="_x0000_i1033" type="#_x0000_t75" style="width:77pt;height:49.45pt" o:ole="" o:bordertopcolor="this" o:borderleftcolor="this" o:borderbottomcolor="this" o:borderrightcolor="this">
            <v:imagedata r:id="rId24" o:title=""/>
            <w10:bordertop type="single" width="18"/>
            <w10:borderleft type="single" width="18"/>
            <w10:borderbottom type="single" width="18"/>
            <w10:borderright type="single" width="18"/>
          </v:shape>
          <o:OLEObject Type="Embed" ProgID="Word.Document.12" ShapeID="_x0000_i1033" DrawAspect="Icon" ObjectID="_1629892910" r:id="rId25">
            <o:FieldCodes>\s</o:FieldCodes>
          </o:OLEObject>
        </w:object>
      </w:r>
      <w:r w:rsidR="00D57D0B" w:rsidRPr="002B10F0">
        <w:rPr>
          <w:rFonts w:asciiTheme="majorHAnsi" w:hAnsiTheme="majorHAnsi"/>
        </w:rPr>
        <w:tab/>
      </w:r>
      <w:r w:rsidR="00D57D0B" w:rsidRPr="002B10F0">
        <w:rPr>
          <w:rFonts w:asciiTheme="majorHAnsi" w:hAnsiTheme="majorHAnsi"/>
        </w:rPr>
        <w:object w:dxaOrig="1536" w:dyaOrig="992" w14:anchorId="30F810EF">
          <v:shape id="_x0000_i1034" type="#_x0000_t75" style="width:77pt;height:49.45pt" o:ole="" o:bordertopcolor="this" o:borderleftcolor="this" o:borderbottomcolor="this" o:borderrightcolor="this">
            <v:imagedata r:id="rId26" o:title=""/>
            <w10:bordertop type="single" width="18"/>
            <w10:borderleft type="single" width="18"/>
            <w10:borderbottom type="single" width="18"/>
            <w10:borderright type="single" width="18"/>
          </v:shape>
          <o:OLEObject Type="Embed" ProgID="Word.Document.12" ShapeID="_x0000_i1034" DrawAspect="Icon" ObjectID="_1629892911" r:id="rId27">
            <o:FieldCodes>\s</o:FieldCodes>
          </o:OLEObject>
        </w:object>
      </w:r>
    </w:p>
    <w:p w14:paraId="7354CD65" w14:textId="77777777" w:rsidR="00D57D0B" w:rsidRPr="002B10F0" w:rsidRDefault="00181FC3" w:rsidP="00CC6DC2">
      <w:pPr>
        <w:pStyle w:val="ListParagraph"/>
        <w:numPr>
          <w:ilvl w:val="0"/>
          <w:numId w:val="14"/>
        </w:numPr>
        <w:jc w:val="both"/>
        <w:rPr>
          <w:rFonts w:asciiTheme="majorHAnsi" w:hAnsiTheme="majorHAnsi"/>
        </w:rPr>
      </w:pPr>
      <w:r w:rsidRPr="002B10F0">
        <w:rPr>
          <w:rFonts w:asciiTheme="majorHAnsi" w:hAnsiTheme="majorHAnsi"/>
        </w:rPr>
        <w:t>PPE Artisan Assigned</w:t>
      </w:r>
    </w:p>
    <w:p w14:paraId="17589AEC" w14:textId="77777777" w:rsidR="00D57D0B" w:rsidRPr="002B10F0" w:rsidRDefault="00E05A30" w:rsidP="00CC6DC2">
      <w:pPr>
        <w:jc w:val="both"/>
        <w:rPr>
          <w:rFonts w:asciiTheme="majorHAnsi" w:hAnsiTheme="majorHAnsi"/>
        </w:rPr>
      </w:pPr>
      <w:r w:rsidRPr="002B10F0">
        <w:rPr>
          <w:rFonts w:asciiTheme="majorHAnsi" w:hAnsiTheme="majorHAnsi"/>
        </w:rPr>
        <w:t xml:space="preserve">               </w:t>
      </w:r>
      <w:r w:rsidR="00D57D0B" w:rsidRPr="002B10F0">
        <w:rPr>
          <w:rFonts w:asciiTheme="majorHAnsi" w:hAnsiTheme="majorHAnsi"/>
        </w:rPr>
        <w:object w:dxaOrig="1536" w:dyaOrig="992" w14:anchorId="37AE7FAF">
          <v:shape id="_x0000_i1035" type="#_x0000_t75" style="width:77pt;height:49.45pt" o:ole="" o:bordertopcolor="this" o:borderleftcolor="this" o:borderbottomcolor="this" o:borderrightcolor="this">
            <v:imagedata r:id="rId28" o:title=""/>
            <w10:bordertop type="single" width="18"/>
            <w10:borderleft type="single" width="18"/>
            <w10:borderbottom type="single" width="18"/>
            <w10:borderright type="single" width="18"/>
          </v:shape>
          <o:OLEObject Type="Embed" ProgID="Word.Document.12" ShapeID="_x0000_i1035" DrawAspect="Icon" ObjectID="_1629892912" r:id="rId29">
            <o:FieldCodes>\s</o:FieldCodes>
          </o:OLEObject>
        </w:object>
      </w:r>
      <w:r w:rsidR="00D57D0B" w:rsidRPr="002B10F0">
        <w:rPr>
          <w:rFonts w:asciiTheme="majorHAnsi" w:hAnsiTheme="majorHAnsi"/>
        </w:rPr>
        <w:tab/>
      </w:r>
    </w:p>
    <w:p w14:paraId="3D3C13B2" w14:textId="77777777" w:rsidR="00181FC3" w:rsidRPr="002B10F0" w:rsidRDefault="00181FC3" w:rsidP="00CC6DC2">
      <w:pPr>
        <w:pStyle w:val="ListParagraph"/>
        <w:numPr>
          <w:ilvl w:val="0"/>
          <w:numId w:val="14"/>
        </w:numPr>
        <w:jc w:val="both"/>
        <w:rPr>
          <w:rFonts w:asciiTheme="majorHAnsi" w:hAnsiTheme="majorHAnsi"/>
        </w:rPr>
      </w:pPr>
      <w:r w:rsidRPr="002B10F0">
        <w:rPr>
          <w:rFonts w:asciiTheme="majorHAnsi" w:hAnsiTheme="majorHAnsi"/>
        </w:rPr>
        <w:t>PPE Casual</w:t>
      </w:r>
    </w:p>
    <w:p w14:paraId="44CC63D6" w14:textId="77777777" w:rsidR="00D57D0B" w:rsidRPr="002B10F0" w:rsidRDefault="00D57D0B" w:rsidP="00CC6DC2">
      <w:pPr>
        <w:pStyle w:val="ListParagraph"/>
        <w:jc w:val="both"/>
        <w:rPr>
          <w:rFonts w:asciiTheme="majorHAnsi" w:hAnsiTheme="majorHAnsi"/>
        </w:rPr>
      </w:pPr>
      <w:r w:rsidRPr="002B10F0">
        <w:rPr>
          <w:rFonts w:asciiTheme="majorHAnsi" w:hAnsiTheme="majorHAnsi"/>
        </w:rPr>
        <w:object w:dxaOrig="1536" w:dyaOrig="992" w14:anchorId="3C6534C4">
          <v:shape id="_x0000_i1036" type="#_x0000_t75" style="width:77pt;height:49.45pt" o:ole="" o:bordertopcolor="this" o:borderleftcolor="this" o:borderbottomcolor="this" o:borderrightcolor="this">
            <v:imagedata r:id="rId30" o:title=""/>
            <w10:bordertop type="single" width="18"/>
            <w10:borderleft type="single" width="18"/>
            <w10:borderbottom type="single" width="18"/>
            <w10:borderright type="single" width="18"/>
          </v:shape>
          <o:OLEObject Type="Embed" ProgID="Word.Document.12" ShapeID="_x0000_i1036" DrawAspect="Icon" ObjectID="_1629892913" r:id="rId31">
            <o:FieldCodes>\s</o:FieldCodes>
          </o:OLEObject>
        </w:object>
      </w:r>
    </w:p>
    <w:p w14:paraId="701EF037" w14:textId="77777777" w:rsidR="00D57D0B" w:rsidRPr="002B10F0" w:rsidRDefault="00181FC3" w:rsidP="00CC6DC2">
      <w:pPr>
        <w:pStyle w:val="ListParagraph"/>
        <w:numPr>
          <w:ilvl w:val="0"/>
          <w:numId w:val="14"/>
        </w:numPr>
        <w:jc w:val="both"/>
        <w:rPr>
          <w:rFonts w:asciiTheme="majorHAnsi" w:hAnsiTheme="majorHAnsi"/>
        </w:rPr>
      </w:pPr>
      <w:r w:rsidRPr="002B10F0">
        <w:rPr>
          <w:rFonts w:asciiTheme="majorHAnsi" w:hAnsiTheme="majorHAnsi"/>
        </w:rPr>
        <w:t xml:space="preserve">PPE </w:t>
      </w:r>
      <w:r w:rsidR="00875CC2" w:rsidRPr="002B10F0">
        <w:rPr>
          <w:rFonts w:asciiTheme="majorHAnsi" w:hAnsiTheme="majorHAnsi"/>
        </w:rPr>
        <w:t>C</w:t>
      </w:r>
      <w:r w:rsidRPr="002B10F0">
        <w:rPr>
          <w:rFonts w:asciiTheme="majorHAnsi" w:hAnsiTheme="majorHAnsi"/>
        </w:rPr>
        <w:t xml:space="preserve">hargehands </w:t>
      </w:r>
    </w:p>
    <w:bookmarkStart w:id="115" w:name="_MON_1626780843"/>
    <w:bookmarkEnd w:id="115"/>
    <w:p w14:paraId="6DF26843" w14:textId="77777777" w:rsidR="0068742D" w:rsidRDefault="00D57D0B" w:rsidP="00CC6DC2">
      <w:pPr>
        <w:pStyle w:val="ListParagraph"/>
        <w:jc w:val="both"/>
        <w:rPr>
          <w:ins w:id="116" w:author="Patience Duri" w:date="2019-09-12T16:07:00Z"/>
          <w:rFonts w:asciiTheme="majorHAnsi" w:hAnsiTheme="majorHAnsi"/>
        </w:rPr>
      </w:pPr>
      <w:r w:rsidRPr="002B10F0">
        <w:rPr>
          <w:rFonts w:asciiTheme="majorHAnsi" w:hAnsiTheme="majorHAnsi"/>
        </w:rPr>
        <w:object w:dxaOrig="1536" w:dyaOrig="992" w14:anchorId="11A61507">
          <v:shape id="_x0000_i1037" type="#_x0000_t75" style="width:77pt;height:49.45pt" o:ole="" o:bordertopcolor="this" o:borderleftcolor="this" o:borderbottomcolor="this" o:borderrightcolor="this">
            <v:imagedata r:id="rId32" o:title=""/>
            <w10:bordertop type="single" width="18"/>
            <w10:borderleft type="single" width="18"/>
            <w10:borderbottom type="single" width="18"/>
            <w10:borderright type="single" width="18"/>
          </v:shape>
          <o:OLEObject Type="Embed" ProgID="Word.Document.12" ShapeID="_x0000_i1037" DrawAspect="Icon" ObjectID="_1629892914" r:id="rId33">
            <o:FieldCodes>\s</o:FieldCodes>
          </o:OLEObject>
        </w:object>
      </w:r>
    </w:p>
    <w:p w14:paraId="0796BCF7" w14:textId="77777777" w:rsidR="00726E1F" w:rsidRDefault="00726E1F" w:rsidP="00CC6DC2">
      <w:pPr>
        <w:pStyle w:val="ListParagraph"/>
        <w:jc w:val="both"/>
        <w:rPr>
          <w:ins w:id="117" w:author="Patience Duri" w:date="2019-09-12T16:07:00Z"/>
          <w:rFonts w:asciiTheme="majorHAnsi" w:hAnsiTheme="majorHAnsi"/>
        </w:rPr>
      </w:pPr>
    </w:p>
    <w:p w14:paraId="3CDC157D" w14:textId="77777777" w:rsidR="00726E1F" w:rsidRDefault="00726E1F" w:rsidP="00CC6DC2">
      <w:pPr>
        <w:pStyle w:val="ListParagraph"/>
        <w:jc w:val="both"/>
        <w:rPr>
          <w:ins w:id="118" w:author="Patience Duri" w:date="2019-09-12T16:07:00Z"/>
          <w:rFonts w:asciiTheme="majorHAnsi" w:hAnsiTheme="majorHAnsi"/>
        </w:rPr>
      </w:pPr>
    </w:p>
    <w:p w14:paraId="62313A5E" w14:textId="77777777" w:rsidR="00726E1F" w:rsidRDefault="00726E1F" w:rsidP="00CC6DC2">
      <w:pPr>
        <w:pStyle w:val="ListParagraph"/>
        <w:jc w:val="both"/>
        <w:rPr>
          <w:ins w:id="119" w:author="Patience Duri" w:date="2019-09-12T16:07:00Z"/>
          <w:rFonts w:asciiTheme="majorHAnsi" w:hAnsiTheme="majorHAnsi"/>
        </w:rPr>
      </w:pPr>
    </w:p>
    <w:p w14:paraId="15991FD0" w14:textId="77777777" w:rsidR="00726E1F" w:rsidRDefault="00726E1F" w:rsidP="00CC6DC2">
      <w:pPr>
        <w:pStyle w:val="ListParagraph"/>
        <w:jc w:val="both"/>
        <w:rPr>
          <w:ins w:id="120" w:author="Patience Duri" w:date="2019-09-12T16:07:00Z"/>
          <w:rFonts w:asciiTheme="majorHAnsi" w:hAnsiTheme="majorHAnsi"/>
        </w:rPr>
      </w:pPr>
    </w:p>
    <w:p w14:paraId="2E66251D" w14:textId="77777777" w:rsidR="00726E1F" w:rsidRDefault="00726E1F" w:rsidP="00CC6DC2">
      <w:pPr>
        <w:pStyle w:val="ListParagraph"/>
        <w:jc w:val="both"/>
        <w:rPr>
          <w:ins w:id="121" w:author="Patience Duri" w:date="2019-09-12T16:07:00Z"/>
          <w:rFonts w:asciiTheme="majorHAnsi" w:hAnsiTheme="majorHAnsi"/>
        </w:rPr>
      </w:pPr>
    </w:p>
    <w:p w14:paraId="1FAA8601" w14:textId="77777777" w:rsidR="00726E1F" w:rsidRDefault="00726E1F" w:rsidP="00CC6DC2">
      <w:pPr>
        <w:pStyle w:val="ListParagraph"/>
        <w:jc w:val="both"/>
        <w:rPr>
          <w:ins w:id="122" w:author="Patience Duri" w:date="2019-09-12T16:07:00Z"/>
          <w:rFonts w:asciiTheme="majorHAnsi" w:hAnsiTheme="majorHAnsi"/>
        </w:rPr>
      </w:pPr>
    </w:p>
    <w:p w14:paraId="6BE39E3D" w14:textId="77777777" w:rsidR="00726E1F" w:rsidRDefault="00726E1F" w:rsidP="00CC6DC2">
      <w:pPr>
        <w:pStyle w:val="ListParagraph"/>
        <w:jc w:val="both"/>
        <w:rPr>
          <w:ins w:id="123" w:author="Patience Duri" w:date="2019-09-12T16:07:00Z"/>
          <w:rFonts w:asciiTheme="majorHAnsi" w:hAnsiTheme="majorHAnsi"/>
        </w:rPr>
      </w:pPr>
    </w:p>
    <w:p w14:paraId="163A8E1D" w14:textId="77777777" w:rsidR="00726E1F" w:rsidRDefault="00726E1F" w:rsidP="00CC6DC2">
      <w:pPr>
        <w:pStyle w:val="ListParagraph"/>
        <w:jc w:val="both"/>
        <w:rPr>
          <w:ins w:id="124" w:author="Patience Duri" w:date="2019-09-12T16:07:00Z"/>
          <w:rFonts w:asciiTheme="majorHAnsi" w:hAnsiTheme="majorHAnsi"/>
        </w:rPr>
      </w:pPr>
    </w:p>
    <w:p w14:paraId="5F6A9D10" w14:textId="77777777" w:rsidR="00726E1F" w:rsidRDefault="00726E1F" w:rsidP="00CC6DC2">
      <w:pPr>
        <w:pStyle w:val="ListParagraph"/>
        <w:jc w:val="both"/>
        <w:rPr>
          <w:ins w:id="125" w:author="Patience Duri" w:date="2019-09-12T16:07:00Z"/>
          <w:rFonts w:asciiTheme="majorHAnsi" w:hAnsiTheme="majorHAnsi"/>
        </w:rPr>
      </w:pPr>
    </w:p>
    <w:p w14:paraId="1818674D" w14:textId="77777777" w:rsidR="00726E1F" w:rsidRDefault="00726E1F" w:rsidP="00CC6DC2">
      <w:pPr>
        <w:pStyle w:val="ListParagraph"/>
        <w:jc w:val="both"/>
        <w:rPr>
          <w:ins w:id="126" w:author="Patience Duri" w:date="2019-09-12T16:07:00Z"/>
          <w:rFonts w:asciiTheme="majorHAnsi" w:hAnsiTheme="majorHAnsi"/>
        </w:rPr>
      </w:pPr>
    </w:p>
    <w:p w14:paraId="7B3FAB71" w14:textId="77777777" w:rsidR="00726E1F" w:rsidRDefault="00726E1F" w:rsidP="00CC6DC2">
      <w:pPr>
        <w:pStyle w:val="ListParagraph"/>
        <w:jc w:val="both"/>
        <w:rPr>
          <w:ins w:id="127" w:author="Patience Duri" w:date="2019-09-12T16:07:00Z"/>
          <w:rFonts w:asciiTheme="majorHAnsi" w:hAnsiTheme="majorHAnsi"/>
        </w:rPr>
      </w:pPr>
    </w:p>
    <w:p w14:paraId="54A11046" w14:textId="77777777" w:rsidR="00726E1F" w:rsidRDefault="00726E1F" w:rsidP="00CC6DC2">
      <w:pPr>
        <w:pStyle w:val="ListParagraph"/>
        <w:jc w:val="both"/>
        <w:rPr>
          <w:ins w:id="128" w:author="Patience Duri" w:date="2019-09-12T16:07:00Z"/>
          <w:rFonts w:asciiTheme="majorHAnsi" w:hAnsiTheme="majorHAnsi"/>
        </w:rPr>
      </w:pPr>
    </w:p>
    <w:p w14:paraId="41FA41F2" w14:textId="77777777" w:rsidR="00726E1F" w:rsidRDefault="00726E1F" w:rsidP="00CC6DC2">
      <w:pPr>
        <w:pStyle w:val="ListParagraph"/>
        <w:jc w:val="both"/>
        <w:rPr>
          <w:ins w:id="129" w:author="Patience Duri" w:date="2019-09-12T16:07:00Z"/>
          <w:rFonts w:asciiTheme="majorHAnsi" w:hAnsiTheme="majorHAnsi"/>
        </w:rPr>
      </w:pPr>
    </w:p>
    <w:p w14:paraId="38C0A5B3" w14:textId="77777777" w:rsidR="00726E1F" w:rsidRDefault="00726E1F" w:rsidP="00CC6DC2">
      <w:pPr>
        <w:pStyle w:val="ListParagraph"/>
        <w:jc w:val="both"/>
        <w:rPr>
          <w:ins w:id="130" w:author="Patience Duri" w:date="2019-09-12T16:07:00Z"/>
          <w:rFonts w:asciiTheme="majorHAnsi" w:hAnsiTheme="majorHAnsi"/>
        </w:rPr>
      </w:pPr>
    </w:p>
    <w:p w14:paraId="51A19420" w14:textId="77777777" w:rsidR="00726E1F" w:rsidRDefault="00726E1F" w:rsidP="00CC6DC2">
      <w:pPr>
        <w:pStyle w:val="ListParagraph"/>
        <w:jc w:val="both"/>
        <w:rPr>
          <w:ins w:id="131" w:author="Patience Duri" w:date="2019-09-12T16:07:00Z"/>
          <w:rFonts w:asciiTheme="majorHAnsi" w:hAnsiTheme="majorHAnsi"/>
        </w:rPr>
      </w:pPr>
    </w:p>
    <w:p w14:paraId="3EBC7022" w14:textId="77777777" w:rsidR="00726E1F" w:rsidRDefault="00726E1F" w:rsidP="00CC6DC2">
      <w:pPr>
        <w:pStyle w:val="ListParagraph"/>
        <w:jc w:val="both"/>
        <w:rPr>
          <w:ins w:id="132" w:author="Patience Duri" w:date="2019-09-12T16:07:00Z"/>
          <w:rFonts w:asciiTheme="majorHAnsi" w:hAnsiTheme="majorHAnsi"/>
        </w:rPr>
      </w:pPr>
    </w:p>
    <w:p w14:paraId="5E26A064" w14:textId="77777777" w:rsidR="00726E1F" w:rsidRPr="002B10F0" w:rsidRDefault="00726E1F" w:rsidP="00CC6DC2">
      <w:pPr>
        <w:pStyle w:val="ListParagraph"/>
        <w:jc w:val="both"/>
        <w:rPr>
          <w:rFonts w:asciiTheme="majorHAnsi" w:hAnsiTheme="majorHAnsi"/>
        </w:rPr>
      </w:pPr>
    </w:p>
    <w:p w14:paraId="0AE40694" w14:textId="77777777" w:rsidR="00A81775" w:rsidRPr="002B10F0" w:rsidRDefault="00A81775" w:rsidP="00CC6DC2">
      <w:pPr>
        <w:jc w:val="both"/>
        <w:rPr>
          <w:rFonts w:asciiTheme="majorHAnsi" w:hAnsiTheme="majorHAnsi"/>
          <w:b/>
          <w:bCs/>
          <w:sz w:val="36"/>
          <w:szCs w:val="36"/>
        </w:rPr>
      </w:pPr>
      <w:r w:rsidRPr="002B10F0">
        <w:rPr>
          <w:rFonts w:asciiTheme="majorHAnsi" w:hAnsiTheme="majorHAnsi"/>
          <w:b/>
          <w:bCs/>
          <w:sz w:val="36"/>
          <w:szCs w:val="36"/>
        </w:rPr>
        <w:t>Recruitment &amp; Selection</w:t>
      </w:r>
    </w:p>
    <w:p w14:paraId="68DD24F8" w14:textId="77777777" w:rsidR="00234939" w:rsidRPr="002B10F0" w:rsidRDefault="00A81775" w:rsidP="00CC6DC2">
      <w:pPr>
        <w:pStyle w:val="Heading2"/>
        <w:jc w:val="both"/>
        <w:rPr>
          <w:color w:val="auto"/>
        </w:rPr>
      </w:pPr>
      <w:r w:rsidRPr="002B10F0">
        <w:rPr>
          <w:color w:val="auto"/>
        </w:rPr>
        <w:t>Capturing a</w:t>
      </w:r>
      <w:r w:rsidR="00234939" w:rsidRPr="002B10F0">
        <w:rPr>
          <w:color w:val="auto"/>
        </w:rPr>
        <w:t xml:space="preserve"> </w:t>
      </w:r>
      <w:r w:rsidR="00346BDC" w:rsidRPr="002B10F0">
        <w:rPr>
          <w:color w:val="auto"/>
        </w:rPr>
        <w:t>labour</w:t>
      </w:r>
      <w:r w:rsidR="00234939" w:rsidRPr="002B10F0">
        <w:rPr>
          <w:color w:val="auto"/>
        </w:rPr>
        <w:t xml:space="preserve"> request</w:t>
      </w:r>
    </w:p>
    <w:p w14:paraId="06E029B2" w14:textId="77777777" w:rsidR="00E837BC" w:rsidRPr="002B10F0" w:rsidRDefault="00E837BC" w:rsidP="00CC6DC2">
      <w:pPr>
        <w:pStyle w:val="Heading3"/>
        <w:jc w:val="both"/>
        <w:rPr>
          <w:color w:val="auto"/>
        </w:rPr>
      </w:pPr>
      <w:r w:rsidRPr="002B10F0">
        <w:rPr>
          <w:color w:val="auto"/>
        </w:rPr>
        <w:t xml:space="preserve">Precondition </w:t>
      </w:r>
    </w:p>
    <w:p w14:paraId="60AC3ED8" w14:textId="77777777" w:rsidR="00E3289C" w:rsidRPr="002B10F0" w:rsidRDefault="00E3289C" w:rsidP="00CC6DC2">
      <w:pPr>
        <w:jc w:val="both"/>
        <w:rPr>
          <w:rFonts w:asciiTheme="majorHAnsi" w:hAnsiTheme="majorHAnsi"/>
          <w:lang w:val="en-ZW"/>
        </w:rPr>
      </w:pPr>
    </w:p>
    <w:p w14:paraId="4AF3D29D" w14:textId="77777777" w:rsidR="00707EDB" w:rsidRPr="002B10F0" w:rsidRDefault="00E3289C" w:rsidP="00CC6DC2">
      <w:pPr>
        <w:pStyle w:val="ListParagraph"/>
        <w:numPr>
          <w:ilvl w:val="0"/>
          <w:numId w:val="17"/>
        </w:numPr>
        <w:jc w:val="both"/>
        <w:rPr>
          <w:rFonts w:asciiTheme="majorHAnsi" w:hAnsiTheme="majorHAnsi"/>
          <w:b/>
          <w:bCs/>
        </w:rPr>
      </w:pPr>
      <w:r w:rsidRPr="002B10F0">
        <w:rPr>
          <w:rFonts w:asciiTheme="majorHAnsi" w:hAnsiTheme="majorHAnsi"/>
          <w:b/>
          <w:bCs/>
        </w:rPr>
        <w:t>Position</w:t>
      </w:r>
      <w:r w:rsidR="00707EDB" w:rsidRPr="002B10F0">
        <w:rPr>
          <w:rFonts w:asciiTheme="majorHAnsi" w:hAnsiTheme="majorHAnsi"/>
          <w:b/>
          <w:bCs/>
        </w:rPr>
        <w:t xml:space="preserve"> </w:t>
      </w:r>
    </w:p>
    <w:p w14:paraId="06E3AB54" w14:textId="77777777" w:rsidR="00833B05" w:rsidRPr="002B10F0" w:rsidRDefault="00E3289C" w:rsidP="00CC6DC2">
      <w:pPr>
        <w:ind w:left="360"/>
        <w:jc w:val="both"/>
        <w:rPr>
          <w:rFonts w:asciiTheme="majorHAnsi" w:hAnsiTheme="majorHAnsi"/>
          <w:sz w:val="22"/>
          <w:szCs w:val="22"/>
        </w:rPr>
      </w:pPr>
      <w:r w:rsidRPr="002B10F0">
        <w:rPr>
          <w:rFonts w:asciiTheme="majorHAnsi" w:hAnsiTheme="majorHAnsi"/>
          <w:sz w:val="22"/>
          <w:szCs w:val="22"/>
        </w:rPr>
        <w:t>The position intending to be filled must have been created</w:t>
      </w:r>
      <w:r w:rsidR="003772C5" w:rsidRPr="002B10F0">
        <w:rPr>
          <w:rFonts w:asciiTheme="majorHAnsi" w:hAnsiTheme="majorHAnsi"/>
          <w:sz w:val="22"/>
          <w:szCs w:val="22"/>
        </w:rPr>
        <w:t>.</w:t>
      </w:r>
      <w:r w:rsidRPr="002B10F0">
        <w:rPr>
          <w:rFonts w:asciiTheme="majorHAnsi" w:hAnsiTheme="majorHAnsi"/>
          <w:sz w:val="22"/>
          <w:szCs w:val="22"/>
        </w:rPr>
        <w:t xml:space="preserve"> </w:t>
      </w:r>
    </w:p>
    <w:p w14:paraId="67306445" w14:textId="77777777" w:rsidR="00E837BC" w:rsidRPr="002B10F0" w:rsidRDefault="00E837BC" w:rsidP="00CC6DC2">
      <w:pPr>
        <w:pStyle w:val="ListParagraph"/>
        <w:numPr>
          <w:ilvl w:val="0"/>
          <w:numId w:val="17"/>
        </w:numPr>
        <w:jc w:val="both"/>
        <w:rPr>
          <w:rFonts w:asciiTheme="majorHAnsi" w:hAnsiTheme="majorHAnsi"/>
          <w:b/>
          <w:bCs/>
        </w:rPr>
      </w:pPr>
      <w:r w:rsidRPr="002B10F0">
        <w:rPr>
          <w:rFonts w:asciiTheme="majorHAnsi" w:hAnsiTheme="majorHAnsi"/>
          <w:b/>
          <w:bCs/>
        </w:rPr>
        <w:t xml:space="preserve">Need </w:t>
      </w:r>
      <w:del w:id="133" w:author="Patience Duri" w:date="2019-09-12T16:18:00Z">
        <w:r w:rsidRPr="002B10F0" w:rsidDel="00524294">
          <w:rPr>
            <w:rFonts w:asciiTheme="majorHAnsi" w:hAnsiTheme="majorHAnsi"/>
            <w:b/>
            <w:bCs/>
          </w:rPr>
          <w:delText xml:space="preserve">of </w:delText>
        </w:r>
      </w:del>
      <w:ins w:id="134" w:author="Patience Duri" w:date="2019-09-12T16:18:00Z">
        <w:r w:rsidR="00524294">
          <w:rPr>
            <w:rFonts w:asciiTheme="majorHAnsi" w:hAnsiTheme="majorHAnsi"/>
            <w:b/>
            <w:bCs/>
          </w:rPr>
          <w:t xml:space="preserve">for </w:t>
        </w:r>
      </w:ins>
      <w:r w:rsidRPr="002B10F0">
        <w:rPr>
          <w:rFonts w:asciiTheme="majorHAnsi" w:hAnsiTheme="majorHAnsi"/>
          <w:b/>
          <w:bCs/>
        </w:rPr>
        <w:t xml:space="preserve">labour </w:t>
      </w:r>
    </w:p>
    <w:p w14:paraId="46839218" w14:textId="77777777" w:rsidR="00707EDB" w:rsidRPr="002B10F0" w:rsidRDefault="00E3289C" w:rsidP="00CC6DC2">
      <w:pPr>
        <w:ind w:firstLine="360"/>
        <w:jc w:val="both"/>
        <w:rPr>
          <w:rFonts w:asciiTheme="majorHAnsi" w:hAnsiTheme="majorHAnsi"/>
          <w:sz w:val="22"/>
          <w:szCs w:val="22"/>
        </w:rPr>
      </w:pPr>
      <w:r w:rsidRPr="002B10F0">
        <w:rPr>
          <w:rFonts w:asciiTheme="majorHAnsi" w:hAnsiTheme="majorHAnsi"/>
          <w:sz w:val="22"/>
          <w:szCs w:val="22"/>
        </w:rPr>
        <w:t>A staffing fulfillment requirement must exist either internally or from FC platinum customers.</w:t>
      </w:r>
    </w:p>
    <w:p w14:paraId="40887331" w14:textId="77777777" w:rsidR="003772C5" w:rsidRPr="002B10F0" w:rsidRDefault="007D1D91" w:rsidP="00CC6DC2">
      <w:pPr>
        <w:pStyle w:val="Heading3"/>
        <w:jc w:val="both"/>
        <w:rPr>
          <w:color w:val="auto"/>
        </w:rPr>
      </w:pPr>
      <w:r w:rsidRPr="002B10F0">
        <w:rPr>
          <w:color w:val="auto"/>
        </w:rPr>
        <w:t>Process Description</w:t>
      </w:r>
    </w:p>
    <w:p w14:paraId="4DB7FBC9" w14:textId="77777777" w:rsidR="009A2DEB" w:rsidRPr="002B10F0" w:rsidRDefault="009A2DEB" w:rsidP="00CC6DC2">
      <w:pPr>
        <w:jc w:val="both"/>
        <w:rPr>
          <w:rFonts w:asciiTheme="majorHAnsi" w:hAnsiTheme="majorHAnsi"/>
          <w:lang w:val="en-ZW"/>
        </w:rPr>
      </w:pPr>
    </w:p>
    <w:p w14:paraId="264337D2" w14:textId="77777777" w:rsidR="009C5092" w:rsidRPr="002B10F0" w:rsidRDefault="009A2DEB" w:rsidP="00CC6DC2">
      <w:pPr>
        <w:jc w:val="both"/>
        <w:rPr>
          <w:rFonts w:asciiTheme="majorHAnsi" w:hAnsiTheme="majorHAnsi"/>
          <w:lang w:val="en-ZW"/>
        </w:rPr>
      </w:pPr>
      <w:r w:rsidRPr="002B10F0">
        <w:rPr>
          <w:rFonts w:asciiTheme="majorHAnsi" w:hAnsiTheme="majorHAnsi"/>
          <w:sz w:val="22"/>
          <w:szCs w:val="22"/>
        </w:rPr>
        <w:t>The requesting department or customer sends a request for labor to the Human resources department. The</w:t>
      </w:r>
      <w:r w:rsidR="007D1D91" w:rsidRPr="002B10F0">
        <w:rPr>
          <w:rFonts w:asciiTheme="majorHAnsi" w:hAnsiTheme="majorHAnsi"/>
          <w:sz w:val="22"/>
          <w:szCs w:val="22"/>
        </w:rPr>
        <w:t xml:space="preserve"> HR</w:t>
      </w:r>
      <w:ins w:id="135" w:author="Patience Duri" w:date="2019-09-12T16:09:00Z">
        <w:r w:rsidR="00726E1F">
          <w:rPr>
            <w:rFonts w:asciiTheme="majorHAnsi" w:hAnsiTheme="majorHAnsi"/>
            <w:sz w:val="22"/>
            <w:szCs w:val="22"/>
          </w:rPr>
          <w:t xml:space="preserve"> </w:t>
        </w:r>
      </w:ins>
      <w:ins w:id="136" w:author="Patience Duri" w:date="2019-09-12T16:10:00Z">
        <w:r w:rsidR="00726E1F">
          <w:rPr>
            <w:rFonts w:asciiTheme="majorHAnsi" w:hAnsiTheme="majorHAnsi"/>
            <w:sz w:val="22"/>
            <w:szCs w:val="22"/>
          </w:rPr>
          <w:t>A</w:t>
        </w:r>
      </w:ins>
      <w:ins w:id="137" w:author="Patience Duri" w:date="2019-09-12T16:09:00Z">
        <w:r w:rsidR="00726E1F">
          <w:rPr>
            <w:rFonts w:asciiTheme="majorHAnsi" w:hAnsiTheme="majorHAnsi"/>
            <w:sz w:val="22"/>
            <w:szCs w:val="22"/>
          </w:rPr>
          <w:t>ssistants</w:t>
        </w:r>
      </w:ins>
      <w:r w:rsidR="007D1D91" w:rsidRPr="002B10F0">
        <w:rPr>
          <w:rFonts w:asciiTheme="majorHAnsi" w:hAnsiTheme="majorHAnsi"/>
          <w:sz w:val="22"/>
          <w:szCs w:val="22"/>
        </w:rPr>
        <w:t xml:space="preserve"> </w:t>
      </w:r>
      <w:del w:id="138" w:author="Patience Duri" w:date="2019-09-12T16:10:00Z">
        <w:r w:rsidR="007D1D91" w:rsidRPr="002B10F0" w:rsidDel="00726E1F">
          <w:rPr>
            <w:rFonts w:asciiTheme="majorHAnsi" w:hAnsiTheme="majorHAnsi"/>
            <w:sz w:val="22"/>
            <w:szCs w:val="22"/>
          </w:rPr>
          <w:delText xml:space="preserve">officer </w:delText>
        </w:r>
      </w:del>
      <w:r w:rsidR="003D631E" w:rsidRPr="002B10F0">
        <w:rPr>
          <w:rFonts w:asciiTheme="majorHAnsi" w:hAnsiTheme="majorHAnsi"/>
          <w:sz w:val="22"/>
          <w:szCs w:val="22"/>
        </w:rPr>
        <w:t xml:space="preserve">receives a </w:t>
      </w:r>
      <w:r w:rsidR="003772C5" w:rsidRPr="002B10F0">
        <w:rPr>
          <w:rFonts w:asciiTheme="majorHAnsi" w:hAnsiTheme="majorHAnsi"/>
          <w:sz w:val="22"/>
          <w:szCs w:val="22"/>
        </w:rPr>
        <w:t>completed and Authorized physical labor</w:t>
      </w:r>
      <w:r w:rsidR="003D631E" w:rsidRPr="002B10F0">
        <w:rPr>
          <w:rFonts w:asciiTheme="majorHAnsi" w:hAnsiTheme="majorHAnsi"/>
          <w:sz w:val="22"/>
          <w:szCs w:val="22"/>
        </w:rPr>
        <w:t xml:space="preserve"> request form. He/she </w:t>
      </w:r>
      <w:r w:rsidR="00E52DA1" w:rsidRPr="002B10F0">
        <w:rPr>
          <w:rFonts w:asciiTheme="majorHAnsi" w:hAnsiTheme="majorHAnsi"/>
          <w:sz w:val="22"/>
          <w:szCs w:val="22"/>
        </w:rPr>
        <w:t>captures</w:t>
      </w:r>
      <w:r w:rsidR="003D631E" w:rsidRPr="002B10F0">
        <w:rPr>
          <w:rFonts w:asciiTheme="majorHAnsi" w:hAnsiTheme="majorHAnsi"/>
          <w:sz w:val="22"/>
          <w:szCs w:val="22"/>
        </w:rPr>
        <w:t xml:space="preserve"> </w:t>
      </w:r>
      <w:r w:rsidRPr="002B10F0">
        <w:rPr>
          <w:rFonts w:asciiTheme="majorHAnsi" w:hAnsiTheme="majorHAnsi"/>
          <w:sz w:val="22"/>
          <w:szCs w:val="22"/>
        </w:rPr>
        <w:t xml:space="preserve">the </w:t>
      </w:r>
      <w:r w:rsidR="003D631E" w:rsidRPr="002B10F0">
        <w:rPr>
          <w:rFonts w:asciiTheme="majorHAnsi" w:hAnsiTheme="majorHAnsi"/>
          <w:sz w:val="22"/>
          <w:szCs w:val="22"/>
        </w:rPr>
        <w:t>labor request</w:t>
      </w:r>
      <w:r w:rsidRPr="002B10F0">
        <w:rPr>
          <w:rFonts w:asciiTheme="majorHAnsi" w:hAnsiTheme="majorHAnsi"/>
          <w:sz w:val="22"/>
          <w:szCs w:val="22"/>
        </w:rPr>
        <w:t xml:space="preserve"> for the</w:t>
      </w:r>
      <w:r w:rsidR="003772C5" w:rsidRPr="002B10F0">
        <w:rPr>
          <w:rFonts w:asciiTheme="majorHAnsi" w:hAnsiTheme="majorHAnsi"/>
          <w:sz w:val="22"/>
          <w:szCs w:val="22"/>
        </w:rPr>
        <w:t xml:space="preserve"> </w:t>
      </w:r>
      <w:r w:rsidRPr="002B10F0">
        <w:rPr>
          <w:rFonts w:asciiTheme="majorHAnsi" w:hAnsiTheme="majorHAnsi"/>
          <w:sz w:val="22"/>
          <w:szCs w:val="22"/>
        </w:rPr>
        <w:t>department/customer in</w:t>
      </w:r>
      <w:r w:rsidR="003D631E" w:rsidRPr="002B10F0">
        <w:rPr>
          <w:rFonts w:asciiTheme="majorHAnsi" w:hAnsiTheme="majorHAnsi"/>
          <w:sz w:val="22"/>
          <w:szCs w:val="22"/>
        </w:rPr>
        <w:t xml:space="preserve"> need of labor </w:t>
      </w:r>
      <w:r w:rsidR="00DC1758" w:rsidRPr="002B10F0">
        <w:rPr>
          <w:rFonts w:asciiTheme="majorHAnsi" w:hAnsiTheme="majorHAnsi"/>
          <w:sz w:val="22"/>
          <w:szCs w:val="22"/>
        </w:rPr>
        <w:t xml:space="preserve">and </w:t>
      </w:r>
      <w:r w:rsidR="003D631E" w:rsidRPr="002B10F0">
        <w:rPr>
          <w:rFonts w:asciiTheme="majorHAnsi" w:hAnsiTheme="majorHAnsi"/>
          <w:sz w:val="22"/>
          <w:szCs w:val="22"/>
        </w:rPr>
        <w:t>the number of positions required for the labor request.</w:t>
      </w:r>
    </w:p>
    <w:p w14:paraId="7BC1390B" w14:textId="77777777" w:rsidR="001C5059" w:rsidRPr="002B10F0" w:rsidRDefault="009A2DEB" w:rsidP="00CC6DC2">
      <w:pPr>
        <w:jc w:val="both"/>
        <w:rPr>
          <w:rFonts w:asciiTheme="majorHAnsi" w:hAnsiTheme="majorHAnsi"/>
          <w:b/>
          <w:bCs/>
          <w:sz w:val="22"/>
          <w:szCs w:val="22"/>
        </w:rPr>
      </w:pPr>
      <w:r w:rsidRPr="002B10F0">
        <w:rPr>
          <w:rFonts w:asciiTheme="majorHAnsi" w:hAnsiTheme="majorHAnsi"/>
          <w:sz w:val="22"/>
          <w:szCs w:val="22"/>
        </w:rPr>
        <w:t>When</w:t>
      </w:r>
      <w:r w:rsidR="003D631E" w:rsidRPr="002B10F0">
        <w:rPr>
          <w:rFonts w:asciiTheme="majorHAnsi" w:hAnsiTheme="majorHAnsi"/>
          <w:sz w:val="22"/>
          <w:szCs w:val="22"/>
        </w:rPr>
        <w:t xml:space="preserve"> </w:t>
      </w:r>
      <w:r w:rsidR="00E52DA1" w:rsidRPr="002B10F0">
        <w:rPr>
          <w:rFonts w:asciiTheme="majorHAnsi" w:hAnsiTheme="majorHAnsi"/>
          <w:sz w:val="22"/>
          <w:szCs w:val="22"/>
        </w:rPr>
        <w:t>capturing</w:t>
      </w:r>
      <w:r w:rsidR="003D631E" w:rsidRPr="002B10F0">
        <w:rPr>
          <w:rFonts w:asciiTheme="majorHAnsi" w:hAnsiTheme="majorHAnsi"/>
          <w:sz w:val="22"/>
          <w:szCs w:val="22"/>
        </w:rPr>
        <w:t xml:space="preserve"> the labor request </w:t>
      </w:r>
      <w:r w:rsidR="000F4D2E" w:rsidRPr="002B10F0">
        <w:rPr>
          <w:rFonts w:asciiTheme="majorHAnsi" w:hAnsiTheme="majorHAnsi"/>
          <w:sz w:val="22"/>
          <w:szCs w:val="22"/>
        </w:rPr>
        <w:t xml:space="preserve">the </w:t>
      </w:r>
      <w:r w:rsidR="003D631E" w:rsidRPr="002B10F0">
        <w:rPr>
          <w:rFonts w:asciiTheme="majorHAnsi" w:hAnsiTheme="majorHAnsi"/>
          <w:sz w:val="22"/>
          <w:szCs w:val="22"/>
        </w:rPr>
        <w:t xml:space="preserve">HR </w:t>
      </w:r>
      <w:del w:id="139" w:author="Patience Duri" w:date="2019-09-12T16:10:00Z">
        <w:r w:rsidR="003D631E" w:rsidRPr="002B10F0" w:rsidDel="00726E1F">
          <w:rPr>
            <w:rFonts w:asciiTheme="majorHAnsi" w:hAnsiTheme="majorHAnsi"/>
            <w:sz w:val="22"/>
            <w:szCs w:val="22"/>
          </w:rPr>
          <w:delText xml:space="preserve">officer </w:delText>
        </w:r>
      </w:del>
      <w:ins w:id="140" w:author="Patience Duri" w:date="2019-09-12T16:10:00Z">
        <w:r w:rsidR="00726E1F">
          <w:rPr>
            <w:rFonts w:asciiTheme="majorHAnsi" w:hAnsiTheme="majorHAnsi"/>
            <w:sz w:val="22"/>
            <w:szCs w:val="22"/>
          </w:rPr>
          <w:t>Assistant</w:t>
        </w:r>
        <w:r w:rsidR="00726E1F" w:rsidRPr="002B10F0">
          <w:rPr>
            <w:rFonts w:asciiTheme="majorHAnsi" w:hAnsiTheme="majorHAnsi"/>
            <w:sz w:val="22"/>
            <w:szCs w:val="22"/>
          </w:rPr>
          <w:t xml:space="preserve"> </w:t>
        </w:r>
      </w:ins>
      <w:r w:rsidR="002F5247" w:rsidRPr="002B10F0">
        <w:rPr>
          <w:rFonts w:asciiTheme="majorHAnsi" w:hAnsiTheme="majorHAnsi"/>
          <w:sz w:val="22"/>
          <w:szCs w:val="22"/>
        </w:rPr>
        <w:t xml:space="preserve">then </w:t>
      </w:r>
      <w:r w:rsidR="003772C5" w:rsidRPr="002B10F0">
        <w:rPr>
          <w:rFonts w:asciiTheme="majorHAnsi" w:hAnsiTheme="majorHAnsi"/>
          <w:sz w:val="22"/>
          <w:szCs w:val="22"/>
        </w:rPr>
        <w:t>notes the</w:t>
      </w:r>
      <w:r w:rsidR="003772C5" w:rsidRPr="002B10F0">
        <w:rPr>
          <w:rFonts w:asciiTheme="majorHAnsi" w:hAnsiTheme="majorHAnsi"/>
          <w:b/>
          <w:bCs/>
          <w:sz w:val="22"/>
          <w:szCs w:val="22"/>
        </w:rPr>
        <w:t xml:space="preserve"> </w:t>
      </w:r>
      <w:r w:rsidR="003772C5" w:rsidRPr="002B10F0">
        <w:rPr>
          <w:rFonts w:asciiTheme="majorHAnsi" w:hAnsiTheme="majorHAnsi"/>
          <w:sz w:val="22"/>
          <w:szCs w:val="22"/>
        </w:rPr>
        <w:t>labor</w:t>
      </w:r>
      <w:r w:rsidR="00E52DA1" w:rsidRPr="002B10F0">
        <w:rPr>
          <w:rFonts w:asciiTheme="majorHAnsi" w:hAnsiTheme="majorHAnsi"/>
          <w:sz w:val="22"/>
          <w:szCs w:val="22"/>
        </w:rPr>
        <w:t xml:space="preserve"> request </w:t>
      </w:r>
      <w:r w:rsidR="003772C5" w:rsidRPr="002B10F0">
        <w:rPr>
          <w:rFonts w:asciiTheme="majorHAnsi" w:hAnsiTheme="majorHAnsi"/>
          <w:sz w:val="22"/>
          <w:szCs w:val="22"/>
        </w:rPr>
        <w:t xml:space="preserve">ID </w:t>
      </w:r>
      <w:r w:rsidR="00080CE4" w:rsidRPr="002B10F0">
        <w:rPr>
          <w:rFonts w:asciiTheme="majorHAnsi" w:hAnsiTheme="majorHAnsi"/>
          <w:sz w:val="22"/>
          <w:szCs w:val="22"/>
        </w:rPr>
        <w:t>a</w:t>
      </w:r>
      <w:r w:rsidR="003772C5" w:rsidRPr="002B10F0">
        <w:rPr>
          <w:rFonts w:asciiTheme="majorHAnsi" w:hAnsiTheme="majorHAnsi"/>
          <w:sz w:val="22"/>
          <w:szCs w:val="22"/>
        </w:rPr>
        <w:t>nd</w:t>
      </w:r>
      <w:r w:rsidR="00080CE4" w:rsidRPr="002B10F0">
        <w:rPr>
          <w:rFonts w:asciiTheme="majorHAnsi" w:hAnsiTheme="majorHAnsi"/>
          <w:sz w:val="22"/>
          <w:szCs w:val="22"/>
        </w:rPr>
        <w:t xml:space="preserve"> creates </w:t>
      </w:r>
      <w:r w:rsidR="003772C5" w:rsidRPr="002B10F0">
        <w:rPr>
          <w:rFonts w:asciiTheme="majorHAnsi" w:hAnsiTheme="majorHAnsi"/>
          <w:sz w:val="22"/>
          <w:szCs w:val="22"/>
        </w:rPr>
        <w:t xml:space="preserve">an internal </w:t>
      </w:r>
      <w:r w:rsidR="007F14AB" w:rsidRPr="002B10F0">
        <w:rPr>
          <w:rFonts w:asciiTheme="majorHAnsi" w:hAnsiTheme="majorHAnsi"/>
          <w:sz w:val="22"/>
          <w:szCs w:val="22"/>
        </w:rPr>
        <w:t xml:space="preserve">reference for </w:t>
      </w:r>
      <w:r w:rsidR="003772C5" w:rsidRPr="002B10F0">
        <w:rPr>
          <w:rFonts w:asciiTheme="majorHAnsi" w:hAnsiTheme="majorHAnsi"/>
          <w:sz w:val="22"/>
          <w:szCs w:val="22"/>
        </w:rPr>
        <w:t xml:space="preserve">internal </w:t>
      </w:r>
      <w:r w:rsidR="00DF0F12" w:rsidRPr="002B10F0">
        <w:rPr>
          <w:rFonts w:asciiTheme="majorHAnsi" w:hAnsiTheme="majorHAnsi"/>
          <w:sz w:val="22"/>
          <w:szCs w:val="22"/>
        </w:rPr>
        <w:t>tracking</w:t>
      </w:r>
      <w:r w:rsidR="00DF0F12" w:rsidRPr="002B10F0">
        <w:rPr>
          <w:rFonts w:asciiTheme="majorHAnsi" w:hAnsiTheme="majorHAnsi"/>
          <w:b/>
          <w:bCs/>
          <w:sz w:val="22"/>
          <w:szCs w:val="22"/>
        </w:rPr>
        <w:t>.</w:t>
      </w:r>
    </w:p>
    <w:p w14:paraId="3EB65F52" w14:textId="77777777" w:rsidR="00DF0F12" w:rsidRPr="002B10F0" w:rsidRDefault="00DF0F12" w:rsidP="00CC6DC2">
      <w:pPr>
        <w:jc w:val="both"/>
        <w:rPr>
          <w:rFonts w:asciiTheme="majorHAnsi" w:hAnsiTheme="majorHAnsi"/>
          <w:sz w:val="22"/>
          <w:szCs w:val="22"/>
        </w:rPr>
      </w:pPr>
      <w:r w:rsidRPr="002B10F0">
        <w:rPr>
          <w:rFonts w:asciiTheme="majorHAnsi" w:hAnsiTheme="majorHAnsi"/>
          <w:sz w:val="22"/>
          <w:szCs w:val="22"/>
        </w:rPr>
        <w:t>A shutdown Project ID must be assigned to all shutdown related labour requests</w:t>
      </w:r>
    </w:p>
    <w:p w14:paraId="75739E3C" w14:textId="77777777" w:rsidR="009C5092" w:rsidRPr="002B10F0" w:rsidRDefault="009C5092" w:rsidP="00CC6DC2">
      <w:pPr>
        <w:jc w:val="both"/>
        <w:rPr>
          <w:rFonts w:asciiTheme="majorHAnsi" w:hAnsiTheme="majorHAnsi"/>
          <w:sz w:val="22"/>
          <w:szCs w:val="22"/>
        </w:rPr>
      </w:pPr>
      <w:r w:rsidRPr="002B10F0">
        <w:rPr>
          <w:rFonts w:asciiTheme="majorHAnsi" w:hAnsiTheme="majorHAnsi"/>
          <w:sz w:val="22"/>
          <w:szCs w:val="22"/>
        </w:rPr>
        <w:t>Attached below is a sample of the physical Labour Request Form.</w:t>
      </w:r>
    </w:p>
    <w:bookmarkStart w:id="141" w:name="_MON_1626698071"/>
    <w:bookmarkEnd w:id="141"/>
    <w:p w14:paraId="6F8A4EA4" w14:textId="77777777" w:rsidR="00910B70" w:rsidRPr="002B10F0" w:rsidRDefault="004A41C1" w:rsidP="00CC6DC2">
      <w:pPr>
        <w:jc w:val="both"/>
        <w:rPr>
          <w:rFonts w:asciiTheme="majorHAnsi" w:hAnsiTheme="majorHAnsi"/>
        </w:rPr>
      </w:pPr>
      <w:r w:rsidRPr="002B10F0">
        <w:rPr>
          <w:rFonts w:asciiTheme="majorHAnsi" w:hAnsiTheme="majorHAnsi"/>
        </w:rPr>
        <w:object w:dxaOrig="1536" w:dyaOrig="992" w14:anchorId="2B816E82">
          <v:shape id="_x0000_i1038" type="#_x0000_t75" style="width:77pt;height:49.45pt" o:ole="" o:bordertopcolor="this" o:borderleftcolor="this" o:borderbottomcolor="this" o:borderrightcolor="this">
            <v:imagedata r:id="rId34" o:title=""/>
            <w10:bordertop type="single" width="12"/>
            <w10:borderleft type="single" width="12"/>
            <w10:borderbottom type="single" width="12"/>
            <w10:borderright type="single" width="12"/>
          </v:shape>
          <o:OLEObject Type="Embed" ProgID="Word.Document.8" ShapeID="_x0000_i1038" DrawAspect="Icon" ObjectID="_1629892915" r:id="rId35">
            <o:FieldCodes>\s</o:FieldCodes>
          </o:OLEObject>
        </w:object>
      </w:r>
    </w:p>
    <w:p w14:paraId="27F7EAAE" w14:textId="77777777" w:rsidR="009A2DEB" w:rsidRPr="002B10F0" w:rsidRDefault="009A2DEB" w:rsidP="00CC6DC2">
      <w:pPr>
        <w:jc w:val="both"/>
        <w:rPr>
          <w:rFonts w:asciiTheme="majorHAnsi" w:hAnsiTheme="majorHAnsi"/>
        </w:rPr>
      </w:pPr>
      <w:r w:rsidRPr="002B10F0">
        <w:rPr>
          <w:rFonts w:asciiTheme="majorHAnsi" w:hAnsiTheme="majorHAnsi"/>
        </w:rPr>
        <w:t>Labour requests can be grouped with the following statuses</w:t>
      </w:r>
    </w:p>
    <w:p w14:paraId="6CF2EDD9" w14:textId="77777777" w:rsidR="009A2DEB" w:rsidRPr="00726E1F" w:rsidRDefault="009A2DEB">
      <w:pPr>
        <w:pStyle w:val="ListParagraph"/>
        <w:numPr>
          <w:ilvl w:val="0"/>
          <w:numId w:val="50"/>
        </w:numPr>
        <w:spacing w:after="0"/>
        <w:jc w:val="both"/>
        <w:rPr>
          <w:rFonts w:asciiTheme="majorHAnsi" w:hAnsiTheme="majorHAnsi"/>
          <w:rPrChange w:id="142" w:author="Patience Duri" w:date="2019-09-12T16:09:00Z">
            <w:rPr/>
          </w:rPrChange>
        </w:rPr>
        <w:pPrChange w:id="143" w:author="Patience Duri" w:date="2019-09-12T16:09:00Z">
          <w:pPr>
            <w:spacing w:after="0"/>
            <w:jc w:val="both"/>
          </w:pPr>
        </w:pPrChange>
      </w:pPr>
      <w:r w:rsidRPr="00726E1F">
        <w:rPr>
          <w:rFonts w:asciiTheme="majorHAnsi" w:hAnsiTheme="majorHAnsi"/>
          <w:rPrChange w:id="144" w:author="Patience Duri" w:date="2019-09-12T16:09:00Z">
            <w:rPr/>
          </w:rPrChange>
        </w:rPr>
        <w:t xml:space="preserve">Open (Has been captured and saved but Awaits Resource allocation) </w:t>
      </w:r>
    </w:p>
    <w:p w14:paraId="3E9B9977" w14:textId="77777777" w:rsidR="009A2DEB" w:rsidRPr="00726E1F" w:rsidRDefault="009A2DEB">
      <w:pPr>
        <w:pStyle w:val="ListParagraph"/>
        <w:numPr>
          <w:ilvl w:val="0"/>
          <w:numId w:val="50"/>
        </w:numPr>
        <w:spacing w:after="0"/>
        <w:jc w:val="both"/>
        <w:rPr>
          <w:rFonts w:asciiTheme="majorHAnsi" w:hAnsiTheme="majorHAnsi"/>
          <w:rPrChange w:id="145" w:author="Patience Duri" w:date="2019-09-12T16:09:00Z">
            <w:rPr/>
          </w:rPrChange>
        </w:rPr>
        <w:pPrChange w:id="146" w:author="Patience Duri" w:date="2019-09-12T16:09:00Z">
          <w:pPr>
            <w:spacing w:after="0"/>
            <w:jc w:val="both"/>
          </w:pPr>
        </w:pPrChange>
      </w:pPr>
      <w:r w:rsidRPr="00726E1F">
        <w:rPr>
          <w:rFonts w:asciiTheme="majorHAnsi" w:hAnsiTheme="majorHAnsi"/>
          <w:rPrChange w:id="147" w:author="Patience Duri" w:date="2019-09-12T16:09:00Z">
            <w:rPr/>
          </w:rPrChange>
        </w:rPr>
        <w:t xml:space="preserve">In Process (Is partially filled but still has open positions) </w:t>
      </w:r>
    </w:p>
    <w:p w14:paraId="725B38FA" w14:textId="77777777" w:rsidR="009A2DEB" w:rsidRPr="00726E1F" w:rsidRDefault="009A2DEB">
      <w:pPr>
        <w:pStyle w:val="ListParagraph"/>
        <w:numPr>
          <w:ilvl w:val="0"/>
          <w:numId w:val="50"/>
        </w:numPr>
        <w:spacing w:after="0"/>
        <w:jc w:val="both"/>
        <w:rPr>
          <w:rFonts w:asciiTheme="majorHAnsi" w:hAnsiTheme="majorHAnsi"/>
          <w:rPrChange w:id="148" w:author="Patience Duri" w:date="2019-09-12T16:09:00Z">
            <w:rPr/>
          </w:rPrChange>
        </w:rPr>
        <w:pPrChange w:id="149" w:author="Patience Duri" w:date="2019-09-12T16:09:00Z">
          <w:pPr>
            <w:spacing w:after="0"/>
            <w:jc w:val="both"/>
          </w:pPr>
        </w:pPrChange>
      </w:pPr>
      <w:r w:rsidRPr="00726E1F">
        <w:rPr>
          <w:rFonts w:asciiTheme="majorHAnsi" w:hAnsiTheme="majorHAnsi"/>
          <w:rPrChange w:id="150" w:author="Patience Duri" w:date="2019-09-12T16:09:00Z">
            <w:rPr/>
          </w:rPrChange>
        </w:rPr>
        <w:t xml:space="preserve">Closed (All positions have been </w:t>
      </w:r>
      <w:r w:rsidR="00FE0E58" w:rsidRPr="00726E1F">
        <w:rPr>
          <w:rFonts w:asciiTheme="majorHAnsi" w:hAnsiTheme="majorHAnsi"/>
          <w:rPrChange w:id="151" w:author="Patience Duri" w:date="2019-09-12T16:09:00Z">
            <w:rPr/>
          </w:rPrChange>
        </w:rPr>
        <w:t>completed)</w:t>
      </w:r>
    </w:p>
    <w:p w14:paraId="30A5CB5A" w14:textId="77777777" w:rsidR="009A2DEB" w:rsidRPr="00726E1F" w:rsidRDefault="00FE0E58">
      <w:pPr>
        <w:pStyle w:val="ListParagraph"/>
        <w:numPr>
          <w:ilvl w:val="0"/>
          <w:numId w:val="50"/>
        </w:numPr>
        <w:spacing w:after="0"/>
        <w:jc w:val="both"/>
        <w:rPr>
          <w:rFonts w:asciiTheme="majorHAnsi" w:hAnsiTheme="majorHAnsi"/>
          <w:rPrChange w:id="152" w:author="Patience Duri" w:date="2019-09-12T16:09:00Z">
            <w:rPr/>
          </w:rPrChange>
        </w:rPr>
        <w:pPrChange w:id="153" w:author="Patience Duri" w:date="2019-09-12T16:09:00Z">
          <w:pPr>
            <w:spacing w:after="0"/>
            <w:jc w:val="both"/>
          </w:pPr>
        </w:pPrChange>
      </w:pPr>
      <w:r w:rsidRPr="00726E1F">
        <w:rPr>
          <w:rFonts w:asciiTheme="majorHAnsi" w:hAnsiTheme="majorHAnsi"/>
          <w:rPrChange w:id="154" w:author="Patience Duri" w:date="2019-09-12T16:09:00Z">
            <w:rPr/>
          </w:rPrChange>
        </w:rPr>
        <w:t>Expired (has</w:t>
      </w:r>
      <w:r w:rsidR="009A2DEB" w:rsidRPr="00726E1F">
        <w:rPr>
          <w:rFonts w:asciiTheme="majorHAnsi" w:hAnsiTheme="majorHAnsi"/>
          <w:rPrChange w:id="155" w:author="Patience Duri" w:date="2019-09-12T16:09:00Z">
            <w:rPr/>
          </w:rPrChange>
        </w:rPr>
        <w:t xml:space="preserve"> reached its Request end Date weather it is filled or still in process)</w:t>
      </w:r>
    </w:p>
    <w:p w14:paraId="63771156" w14:textId="77777777" w:rsidR="00AB4E07" w:rsidRDefault="00AB4E07" w:rsidP="00CC6DC2">
      <w:pPr>
        <w:spacing w:after="0"/>
        <w:jc w:val="both"/>
        <w:rPr>
          <w:ins w:id="156" w:author="Administrator@COLVEST2.co.zw" w:date="2019-09-13T09:16:00Z"/>
        </w:rPr>
      </w:pPr>
    </w:p>
    <w:p w14:paraId="69E101AE" w14:textId="77777777" w:rsidR="00AB4E07" w:rsidRDefault="00AB4E07" w:rsidP="00CC6DC2">
      <w:pPr>
        <w:spacing w:after="0"/>
        <w:jc w:val="both"/>
        <w:rPr>
          <w:ins w:id="157" w:author="Administrator@COLVEST2.co.zw" w:date="2019-09-13T09:16:00Z"/>
        </w:rPr>
      </w:pPr>
    </w:p>
    <w:p w14:paraId="780A708F" w14:textId="77777777" w:rsidR="00AB4E07" w:rsidRDefault="00AB4E07" w:rsidP="00CC6DC2">
      <w:pPr>
        <w:spacing w:after="0"/>
        <w:jc w:val="both"/>
        <w:rPr>
          <w:ins w:id="158" w:author="Administrator@COLVEST2.co.zw" w:date="2019-09-13T09:16:00Z"/>
        </w:rPr>
      </w:pPr>
      <w:ins w:id="159" w:author="Administrator@COLVEST2.co.zw" w:date="2019-09-13T09:16:00Z">
        <w:r>
          <w:object w:dxaOrig="12001" w:dyaOrig="5326" w14:anchorId="1F793736">
            <v:shape id="_x0000_i1039" type="#_x0000_t75" style="width:451.4pt;height:200.35pt" o:ole="">
              <v:imagedata r:id="rId36" o:title=""/>
            </v:shape>
            <o:OLEObject Type="Embed" ProgID="Visio.Drawing.15" ShapeID="_x0000_i1039" DrawAspect="Content" ObjectID="_1629892916" r:id="rId37"/>
          </w:object>
        </w:r>
      </w:ins>
    </w:p>
    <w:p w14:paraId="438D23EC" w14:textId="77777777" w:rsidR="009A2DEB" w:rsidRPr="002B10F0" w:rsidRDefault="009A2DEB" w:rsidP="00CC6DC2">
      <w:pPr>
        <w:spacing w:after="0"/>
        <w:jc w:val="both"/>
        <w:rPr>
          <w:rFonts w:asciiTheme="majorHAnsi" w:hAnsiTheme="majorHAnsi"/>
          <w:b/>
          <w:bCs/>
          <w:sz w:val="22"/>
          <w:szCs w:val="22"/>
        </w:rPr>
      </w:pPr>
    </w:p>
    <w:commentRangeStart w:id="160"/>
    <w:p w14:paraId="18A7E5E2" w14:textId="77777777" w:rsidR="00910B70" w:rsidRPr="002B10F0" w:rsidRDefault="00F5580C" w:rsidP="00CC6DC2">
      <w:pPr>
        <w:jc w:val="both"/>
        <w:rPr>
          <w:rFonts w:asciiTheme="majorHAnsi" w:hAnsiTheme="majorHAnsi"/>
        </w:rPr>
      </w:pPr>
      <w:del w:id="161" w:author="Administrator@COLVEST2.co.zw" w:date="2019-09-13T09:15:00Z">
        <w:r w:rsidRPr="002B10F0" w:rsidDel="00AB4E07">
          <w:rPr>
            <w:rFonts w:asciiTheme="majorHAnsi" w:hAnsiTheme="majorHAnsi"/>
          </w:rPr>
          <w:object w:dxaOrig="12001" w:dyaOrig="5326" w14:anchorId="0847DF1F">
            <v:shape id="_x0000_i1040" type="#_x0000_t75" style="width:451.4pt;height:174.7pt" o:ole="">
              <v:imagedata r:id="rId38" o:title=""/>
            </v:shape>
            <o:OLEObject Type="Embed" ProgID="Visio.Drawing.15" ShapeID="_x0000_i1040" DrawAspect="Content" ObjectID="_1629892917" r:id="rId39"/>
          </w:object>
        </w:r>
      </w:del>
      <w:commentRangeEnd w:id="160"/>
      <w:r w:rsidR="00726E1F">
        <w:rPr>
          <w:rStyle w:val="CommentReference"/>
        </w:rPr>
        <w:commentReference w:id="160"/>
      </w:r>
    </w:p>
    <w:p w14:paraId="7C2ADE13" w14:textId="77777777" w:rsidR="00833B05" w:rsidRPr="002B10F0" w:rsidRDefault="00833B05" w:rsidP="00CC6DC2">
      <w:pPr>
        <w:pStyle w:val="Heading3"/>
        <w:jc w:val="both"/>
        <w:rPr>
          <w:color w:val="auto"/>
        </w:rPr>
      </w:pPr>
      <w:r w:rsidRPr="002B10F0">
        <w:rPr>
          <w:color w:val="auto"/>
        </w:rPr>
        <w:t>Actors</w:t>
      </w:r>
    </w:p>
    <w:p w14:paraId="139669FA" w14:textId="77777777" w:rsidR="00833B05" w:rsidRPr="002B10F0" w:rsidRDefault="003772C5" w:rsidP="00CC6DC2">
      <w:pPr>
        <w:pStyle w:val="ListParagraph"/>
        <w:numPr>
          <w:ilvl w:val="0"/>
          <w:numId w:val="18"/>
        </w:numPr>
        <w:jc w:val="both"/>
        <w:rPr>
          <w:rFonts w:asciiTheme="majorHAnsi" w:hAnsiTheme="majorHAnsi"/>
        </w:rPr>
      </w:pPr>
      <w:r w:rsidRPr="002B10F0">
        <w:rPr>
          <w:rFonts w:asciiTheme="majorHAnsi" w:hAnsiTheme="majorHAnsi"/>
        </w:rPr>
        <w:t xml:space="preserve">Labour </w:t>
      </w:r>
      <w:r w:rsidR="009A2DEB" w:rsidRPr="002B10F0">
        <w:rPr>
          <w:rFonts w:asciiTheme="majorHAnsi" w:hAnsiTheme="majorHAnsi"/>
        </w:rPr>
        <w:t>Requisitione</w:t>
      </w:r>
      <w:r w:rsidR="00DF0F12" w:rsidRPr="002B10F0">
        <w:rPr>
          <w:rFonts w:asciiTheme="majorHAnsi" w:hAnsiTheme="majorHAnsi"/>
        </w:rPr>
        <w:t>r.</w:t>
      </w:r>
    </w:p>
    <w:p w14:paraId="0C6C6507" w14:textId="77777777" w:rsidR="00833B05" w:rsidRPr="002B10F0" w:rsidRDefault="00833B05" w:rsidP="00CC6DC2">
      <w:pPr>
        <w:pStyle w:val="ListParagraph"/>
        <w:numPr>
          <w:ilvl w:val="0"/>
          <w:numId w:val="18"/>
        </w:numPr>
        <w:jc w:val="both"/>
        <w:rPr>
          <w:rFonts w:asciiTheme="majorHAnsi" w:hAnsiTheme="majorHAnsi"/>
        </w:rPr>
      </w:pPr>
      <w:r w:rsidRPr="002B10F0">
        <w:rPr>
          <w:rFonts w:asciiTheme="majorHAnsi" w:hAnsiTheme="majorHAnsi"/>
        </w:rPr>
        <w:t xml:space="preserve">HR </w:t>
      </w:r>
      <w:del w:id="162" w:author="Patience Duri" w:date="2019-09-12T16:15:00Z">
        <w:r w:rsidRPr="002B10F0" w:rsidDel="00726E1F">
          <w:rPr>
            <w:rFonts w:asciiTheme="majorHAnsi" w:hAnsiTheme="majorHAnsi"/>
          </w:rPr>
          <w:delText>Officer</w:delText>
        </w:r>
        <w:r w:rsidR="00DF0F12" w:rsidRPr="002B10F0" w:rsidDel="00726E1F">
          <w:rPr>
            <w:rFonts w:asciiTheme="majorHAnsi" w:hAnsiTheme="majorHAnsi"/>
          </w:rPr>
          <w:delText>.</w:delText>
        </w:r>
      </w:del>
      <w:ins w:id="163" w:author="Patience Duri" w:date="2019-09-12T16:15:00Z">
        <w:r w:rsidR="00726E1F">
          <w:rPr>
            <w:rFonts w:asciiTheme="majorHAnsi" w:hAnsiTheme="majorHAnsi"/>
          </w:rPr>
          <w:t>Assistant</w:t>
        </w:r>
      </w:ins>
    </w:p>
    <w:p w14:paraId="356C82C7" w14:textId="77777777" w:rsidR="00833B05" w:rsidRPr="002B10F0" w:rsidRDefault="00833B05" w:rsidP="00CC6DC2">
      <w:pPr>
        <w:pStyle w:val="Heading3"/>
        <w:jc w:val="both"/>
        <w:rPr>
          <w:color w:val="auto"/>
        </w:rPr>
      </w:pPr>
      <w:r w:rsidRPr="002B10F0">
        <w:rPr>
          <w:color w:val="auto"/>
        </w:rPr>
        <w:t>Work Flow</w:t>
      </w:r>
    </w:p>
    <w:p w14:paraId="1EE1DFD7" w14:textId="77777777" w:rsidR="00833B05" w:rsidRPr="002B10F0" w:rsidRDefault="00833B05" w:rsidP="00CC6DC2">
      <w:pPr>
        <w:pStyle w:val="ListParagraph"/>
        <w:numPr>
          <w:ilvl w:val="0"/>
          <w:numId w:val="11"/>
        </w:numPr>
        <w:jc w:val="both"/>
        <w:rPr>
          <w:rFonts w:asciiTheme="majorHAnsi" w:hAnsiTheme="majorHAnsi"/>
        </w:rPr>
      </w:pPr>
      <w:r w:rsidRPr="002B10F0">
        <w:rPr>
          <w:rFonts w:asciiTheme="majorHAnsi" w:hAnsiTheme="majorHAnsi"/>
        </w:rPr>
        <w:t>None</w:t>
      </w:r>
      <w:r w:rsidR="003772C5" w:rsidRPr="002B10F0">
        <w:rPr>
          <w:rFonts w:asciiTheme="majorHAnsi" w:hAnsiTheme="majorHAnsi"/>
        </w:rPr>
        <w:t xml:space="preserve"> Required </w:t>
      </w:r>
    </w:p>
    <w:p w14:paraId="5A5502E3" w14:textId="77777777" w:rsidR="00833B05" w:rsidRPr="002B10F0" w:rsidRDefault="006F0913" w:rsidP="00CC6DC2">
      <w:pPr>
        <w:pStyle w:val="Heading3"/>
        <w:jc w:val="both"/>
        <w:rPr>
          <w:color w:val="auto"/>
        </w:rPr>
      </w:pPr>
      <w:r w:rsidRPr="002B10F0">
        <w:rPr>
          <w:color w:val="auto"/>
        </w:rPr>
        <w:t>Audit Trail</w:t>
      </w:r>
    </w:p>
    <w:p w14:paraId="0A5C98C2" w14:textId="77777777" w:rsidR="006F0913" w:rsidRPr="002B10F0" w:rsidRDefault="003772C5" w:rsidP="00CC6DC2">
      <w:pPr>
        <w:pStyle w:val="ListParagraph"/>
        <w:numPr>
          <w:ilvl w:val="0"/>
          <w:numId w:val="11"/>
        </w:numPr>
        <w:jc w:val="both"/>
        <w:rPr>
          <w:rFonts w:asciiTheme="majorHAnsi" w:hAnsiTheme="majorHAnsi"/>
        </w:rPr>
      </w:pPr>
      <w:r w:rsidRPr="002B10F0">
        <w:rPr>
          <w:rFonts w:asciiTheme="majorHAnsi" w:hAnsiTheme="majorHAnsi"/>
        </w:rPr>
        <w:t>Labour Request ID</w:t>
      </w:r>
      <w:r w:rsidR="00FE0E58" w:rsidRPr="002B10F0">
        <w:rPr>
          <w:rFonts w:asciiTheme="majorHAnsi" w:hAnsiTheme="majorHAnsi"/>
        </w:rPr>
        <w:t>.</w:t>
      </w:r>
    </w:p>
    <w:p w14:paraId="1D5CF93C" w14:textId="77777777" w:rsidR="003772C5" w:rsidRPr="002B10F0" w:rsidRDefault="003772C5" w:rsidP="00CC6DC2">
      <w:pPr>
        <w:pStyle w:val="ListParagraph"/>
        <w:numPr>
          <w:ilvl w:val="0"/>
          <w:numId w:val="11"/>
        </w:numPr>
        <w:jc w:val="both"/>
        <w:rPr>
          <w:rFonts w:asciiTheme="majorHAnsi" w:hAnsiTheme="majorHAnsi"/>
        </w:rPr>
      </w:pPr>
      <w:r w:rsidRPr="002B10F0">
        <w:rPr>
          <w:rFonts w:asciiTheme="majorHAnsi" w:hAnsiTheme="majorHAnsi"/>
        </w:rPr>
        <w:t>Labour Request Internal Tracking ID</w:t>
      </w:r>
      <w:r w:rsidR="00FE0E58" w:rsidRPr="002B10F0">
        <w:rPr>
          <w:rFonts w:asciiTheme="majorHAnsi" w:hAnsiTheme="majorHAnsi"/>
        </w:rPr>
        <w:t>.</w:t>
      </w:r>
    </w:p>
    <w:p w14:paraId="12D23377" w14:textId="77777777" w:rsidR="00FE0E58" w:rsidRPr="002B10F0" w:rsidRDefault="00FE0E58" w:rsidP="00CC6DC2">
      <w:pPr>
        <w:pStyle w:val="ListParagraph"/>
        <w:numPr>
          <w:ilvl w:val="0"/>
          <w:numId w:val="11"/>
        </w:numPr>
        <w:jc w:val="both"/>
        <w:rPr>
          <w:rFonts w:asciiTheme="majorHAnsi" w:hAnsiTheme="majorHAnsi"/>
        </w:rPr>
      </w:pPr>
      <w:r w:rsidRPr="002B10F0">
        <w:rPr>
          <w:rFonts w:asciiTheme="majorHAnsi" w:hAnsiTheme="majorHAnsi"/>
        </w:rPr>
        <w:t>Labour Request Status.</w:t>
      </w:r>
    </w:p>
    <w:p w14:paraId="250D0658" w14:textId="77777777" w:rsidR="00DF0F12" w:rsidRPr="002B10F0" w:rsidRDefault="00DF0F12" w:rsidP="00CC6DC2">
      <w:pPr>
        <w:pStyle w:val="ListParagraph"/>
        <w:numPr>
          <w:ilvl w:val="0"/>
          <w:numId w:val="11"/>
        </w:numPr>
        <w:jc w:val="both"/>
        <w:rPr>
          <w:rFonts w:asciiTheme="majorHAnsi" w:hAnsiTheme="majorHAnsi"/>
        </w:rPr>
      </w:pPr>
      <w:r w:rsidRPr="002B10F0">
        <w:rPr>
          <w:rFonts w:asciiTheme="majorHAnsi" w:hAnsiTheme="majorHAnsi"/>
        </w:rPr>
        <w:t>Shutdown ID.</w:t>
      </w:r>
    </w:p>
    <w:p w14:paraId="7FB91497" w14:textId="77777777" w:rsidR="003F140E" w:rsidRPr="002B10F0" w:rsidRDefault="0067798D" w:rsidP="00CC6DC2">
      <w:pPr>
        <w:pStyle w:val="Heading2"/>
        <w:jc w:val="both"/>
        <w:rPr>
          <w:color w:val="auto"/>
        </w:rPr>
      </w:pPr>
      <w:r w:rsidRPr="002B10F0">
        <w:rPr>
          <w:color w:val="auto"/>
        </w:rPr>
        <w:t>Recruitment - Onboarding</w:t>
      </w:r>
      <w:r w:rsidR="00D50440" w:rsidRPr="002B10F0">
        <w:rPr>
          <w:color w:val="auto"/>
        </w:rPr>
        <w:t xml:space="preserve"> </w:t>
      </w:r>
    </w:p>
    <w:p w14:paraId="7A57CEA7" w14:textId="77777777" w:rsidR="006F0913" w:rsidRPr="002B10F0" w:rsidRDefault="006F0913" w:rsidP="00CC6DC2">
      <w:pPr>
        <w:pStyle w:val="Heading3"/>
        <w:jc w:val="both"/>
        <w:rPr>
          <w:color w:val="auto"/>
        </w:rPr>
      </w:pPr>
      <w:r w:rsidRPr="002B10F0">
        <w:rPr>
          <w:color w:val="auto"/>
        </w:rPr>
        <w:t xml:space="preserve">Precondition </w:t>
      </w:r>
    </w:p>
    <w:p w14:paraId="159FC8CB" w14:textId="77777777" w:rsidR="00F82B43" w:rsidRPr="002B10F0" w:rsidRDefault="00FE0E58" w:rsidP="00CC6DC2">
      <w:pPr>
        <w:pStyle w:val="ListParagraph"/>
        <w:numPr>
          <w:ilvl w:val="0"/>
          <w:numId w:val="19"/>
        </w:numPr>
        <w:jc w:val="both"/>
        <w:rPr>
          <w:rFonts w:asciiTheme="majorHAnsi" w:hAnsiTheme="majorHAnsi"/>
          <w:b/>
          <w:bCs/>
        </w:rPr>
      </w:pPr>
      <w:r w:rsidRPr="002B10F0">
        <w:rPr>
          <w:rFonts w:asciiTheme="majorHAnsi" w:hAnsiTheme="majorHAnsi"/>
          <w:b/>
          <w:bCs/>
        </w:rPr>
        <w:t xml:space="preserve">New Employee </w:t>
      </w:r>
    </w:p>
    <w:p w14:paraId="2DE6CB6B" w14:textId="77777777" w:rsidR="002A6362" w:rsidRPr="002B10F0" w:rsidRDefault="00F82B43" w:rsidP="00CC6DC2">
      <w:pPr>
        <w:pStyle w:val="ListParagraph"/>
        <w:jc w:val="both"/>
        <w:rPr>
          <w:rFonts w:asciiTheme="majorHAnsi" w:hAnsiTheme="majorHAnsi"/>
        </w:rPr>
      </w:pPr>
      <w:r w:rsidRPr="002B10F0">
        <w:rPr>
          <w:rFonts w:asciiTheme="majorHAnsi" w:hAnsiTheme="majorHAnsi"/>
        </w:rPr>
        <w:t xml:space="preserve">The </w:t>
      </w:r>
      <w:r w:rsidR="00B363EE" w:rsidRPr="002B10F0">
        <w:rPr>
          <w:rFonts w:asciiTheme="majorHAnsi" w:hAnsiTheme="majorHAnsi"/>
        </w:rPr>
        <w:t>selected candidate must</w:t>
      </w:r>
      <w:r w:rsidRPr="002B10F0">
        <w:rPr>
          <w:rFonts w:asciiTheme="majorHAnsi" w:hAnsiTheme="majorHAnsi"/>
        </w:rPr>
        <w:t xml:space="preserve"> not have worked for FC platinum before in any capacity.</w:t>
      </w:r>
    </w:p>
    <w:p w14:paraId="0A16A024" w14:textId="77777777" w:rsidR="002A6362" w:rsidRPr="002B10F0" w:rsidRDefault="002A6362" w:rsidP="00CC6DC2">
      <w:pPr>
        <w:pStyle w:val="ListParagraph"/>
        <w:numPr>
          <w:ilvl w:val="0"/>
          <w:numId w:val="19"/>
        </w:numPr>
        <w:jc w:val="both"/>
        <w:rPr>
          <w:rFonts w:asciiTheme="majorHAnsi" w:hAnsiTheme="majorHAnsi"/>
          <w:b/>
          <w:bCs/>
        </w:rPr>
      </w:pPr>
      <w:r w:rsidRPr="002B10F0">
        <w:rPr>
          <w:rFonts w:asciiTheme="majorHAnsi" w:hAnsiTheme="majorHAnsi"/>
          <w:b/>
          <w:bCs/>
        </w:rPr>
        <w:t>Previous employee record</w:t>
      </w:r>
    </w:p>
    <w:p w14:paraId="210A3782" w14:textId="77777777" w:rsidR="00F82B43" w:rsidRPr="002B10F0" w:rsidRDefault="002A6362" w:rsidP="00CC6DC2">
      <w:pPr>
        <w:pStyle w:val="ListParagraph"/>
        <w:jc w:val="both"/>
        <w:rPr>
          <w:rFonts w:asciiTheme="majorHAnsi" w:hAnsiTheme="majorHAnsi"/>
          <w:b/>
          <w:bCs/>
        </w:rPr>
      </w:pPr>
      <w:r w:rsidRPr="002B10F0">
        <w:rPr>
          <w:rFonts w:asciiTheme="majorHAnsi" w:hAnsiTheme="majorHAnsi"/>
        </w:rPr>
        <w:t>FC Platinum should have a previous employee</w:t>
      </w:r>
      <w:ins w:id="164" w:author="Patience Duri" w:date="2019-09-12T16:24:00Z">
        <w:r w:rsidR="00524294">
          <w:rPr>
            <w:rFonts w:asciiTheme="majorHAnsi" w:hAnsiTheme="majorHAnsi"/>
          </w:rPr>
          <w:t xml:space="preserve"> record</w:t>
        </w:r>
      </w:ins>
      <w:r w:rsidRPr="002B10F0">
        <w:rPr>
          <w:rFonts w:asciiTheme="majorHAnsi" w:hAnsiTheme="majorHAnsi"/>
        </w:rPr>
        <w:t xml:space="preserve"> for the Employee but the contract has expired.</w:t>
      </w:r>
    </w:p>
    <w:p w14:paraId="20003312" w14:textId="77777777" w:rsidR="00DF0F12" w:rsidRPr="002B10F0" w:rsidRDefault="00F82B43" w:rsidP="00CC6DC2">
      <w:pPr>
        <w:pStyle w:val="ListParagraph"/>
        <w:numPr>
          <w:ilvl w:val="0"/>
          <w:numId w:val="19"/>
        </w:numPr>
        <w:spacing w:line="240" w:lineRule="auto"/>
        <w:jc w:val="both"/>
        <w:rPr>
          <w:rFonts w:asciiTheme="majorHAnsi" w:hAnsiTheme="majorHAnsi"/>
          <w:b/>
          <w:bCs/>
        </w:rPr>
      </w:pPr>
      <w:r w:rsidRPr="002B10F0">
        <w:rPr>
          <w:rFonts w:asciiTheme="majorHAnsi" w:hAnsiTheme="majorHAnsi"/>
          <w:b/>
          <w:bCs/>
        </w:rPr>
        <w:lastRenderedPageBreak/>
        <w:t>Medical Certificate</w:t>
      </w:r>
    </w:p>
    <w:p w14:paraId="42B3FFE6" w14:textId="77777777" w:rsidR="00DF0F12" w:rsidRPr="002B10F0" w:rsidRDefault="00DF0F12" w:rsidP="00CC6DC2">
      <w:pPr>
        <w:pStyle w:val="ListParagraph"/>
        <w:spacing w:line="240" w:lineRule="auto"/>
        <w:jc w:val="both"/>
        <w:rPr>
          <w:rFonts w:asciiTheme="majorHAnsi" w:hAnsiTheme="majorHAnsi"/>
        </w:rPr>
      </w:pPr>
      <w:r w:rsidRPr="002B10F0">
        <w:rPr>
          <w:rFonts w:asciiTheme="majorHAnsi" w:hAnsiTheme="majorHAnsi"/>
        </w:rPr>
        <w:t>Selected candidate must have a valid medical certificate.</w:t>
      </w:r>
    </w:p>
    <w:p w14:paraId="0E6CE38A" w14:textId="77777777" w:rsidR="00DF0F12" w:rsidRPr="002B10F0" w:rsidRDefault="00DF0F12" w:rsidP="00CC6DC2">
      <w:pPr>
        <w:pStyle w:val="ListParagraph"/>
        <w:numPr>
          <w:ilvl w:val="0"/>
          <w:numId w:val="19"/>
        </w:numPr>
        <w:spacing w:line="240" w:lineRule="auto"/>
        <w:jc w:val="both"/>
        <w:rPr>
          <w:rFonts w:asciiTheme="majorHAnsi" w:hAnsiTheme="majorHAnsi"/>
          <w:b/>
          <w:bCs/>
        </w:rPr>
      </w:pPr>
      <w:r w:rsidRPr="002B10F0">
        <w:rPr>
          <w:rFonts w:asciiTheme="majorHAnsi" w:hAnsiTheme="majorHAnsi"/>
          <w:b/>
          <w:bCs/>
        </w:rPr>
        <w:t xml:space="preserve">Shutdown ID </w:t>
      </w:r>
    </w:p>
    <w:p w14:paraId="0261D577" w14:textId="77777777" w:rsidR="00DF0F12" w:rsidRPr="002B10F0" w:rsidRDefault="00DF0F12" w:rsidP="00CC6DC2">
      <w:pPr>
        <w:pStyle w:val="ListParagraph"/>
        <w:spacing w:line="240" w:lineRule="auto"/>
        <w:jc w:val="both"/>
        <w:rPr>
          <w:rFonts w:asciiTheme="majorHAnsi" w:hAnsiTheme="majorHAnsi"/>
        </w:rPr>
      </w:pPr>
      <w:del w:id="165" w:author="Patience Duri" w:date="2019-09-12T16:25:00Z">
        <w:r w:rsidRPr="002B10F0" w:rsidDel="00524294">
          <w:rPr>
            <w:rFonts w:asciiTheme="majorHAnsi" w:hAnsiTheme="majorHAnsi"/>
          </w:rPr>
          <w:delText xml:space="preserve">Identifier of Shutdown </w:delText>
        </w:r>
      </w:del>
      <w:ins w:id="166" w:author="Patience Duri" w:date="2019-09-12T16:25:00Z">
        <w:r w:rsidR="00524294">
          <w:rPr>
            <w:rFonts w:asciiTheme="majorHAnsi" w:hAnsiTheme="majorHAnsi"/>
          </w:rPr>
          <w:t xml:space="preserve">Covers both General and Skilled Labour with Valid Medical results. These are contracted for a few days in </w:t>
        </w:r>
      </w:ins>
      <w:ins w:id="167" w:author="Patience Duri" w:date="2019-09-12T16:26:00Z">
        <w:r w:rsidR="00524294">
          <w:rPr>
            <w:rFonts w:asciiTheme="majorHAnsi" w:hAnsiTheme="majorHAnsi"/>
          </w:rPr>
          <w:t xml:space="preserve">a year covering scheduled plant maintenance </w:t>
        </w:r>
        <w:r w:rsidR="00AE05C8">
          <w:rPr>
            <w:rFonts w:asciiTheme="majorHAnsi" w:hAnsiTheme="majorHAnsi"/>
          </w:rPr>
          <w:t>shutdown for customers</w:t>
        </w:r>
      </w:ins>
    </w:p>
    <w:p w14:paraId="7E46EFC6" w14:textId="77777777" w:rsidR="00F82B43" w:rsidRPr="002B10F0" w:rsidRDefault="002B063D" w:rsidP="00CC6DC2">
      <w:pPr>
        <w:pStyle w:val="Heading3"/>
        <w:jc w:val="both"/>
        <w:rPr>
          <w:color w:val="auto"/>
        </w:rPr>
      </w:pPr>
      <w:r w:rsidRPr="002B10F0">
        <w:rPr>
          <w:color w:val="auto"/>
        </w:rPr>
        <w:t>Process Description</w:t>
      </w:r>
    </w:p>
    <w:p w14:paraId="02696BF5" w14:textId="77777777" w:rsidR="00FE0E58" w:rsidRPr="002B10F0" w:rsidRDefault="00FE0E58" w:rsidP="00CC6DC2">
      <w:pPr>
        <w:jc w:val="both"/>
        <w:rPr>
          <w:rFonts w:asciiTheme="majorHAnsi" w:hAnsiTheme="majorHAnsi"/>
          <w:lang w:val="en-ZW"/>
        </w:rPr>
      </w:pPr>
    </w:p>
    <w:p w14:paraId="215F4523" w14:textId="77777777" w:rsidR="00FE0E58" w:rsidRPr="002B10F0" w:rsidRDefault="00FE0E58" w:rsidP="00CC6DC2">
      <w:pPr>
        <w:jc w:val="both"/>
        <w:rPr>
          <w:rFonts w:asciiTheme="majorHAnsi" w:hAnsiTheme="majorHAnsi"/>
          <w:sz w:val="22"/>
          <w:szCs w:val="22"/>
        </w:rPr>
      </w:pPr>
      <w:r w:rsidRPr="002B10F0">
        <w:rPr>
          <w:rFonts w:asciiTheme="majorHAnsi" w:hAnsiTheme="majorHAnsi"/>
          <w:sz w:val="22"/>
          <w:szCs w:val="22"/>
        </w:rPr>
        <w:t xml:space="preserve">The initiator selects a Labour request to action. </w:t>
      </w:r>
      <w:r w:rsidR="005E7FD0" w:rsidRPr="002B10F0">
        <w:rPr>
          <w:rFonts w:asciiTheme="majorHAnsi" w:hAnsiTheme="majorHAnsi"/>
          <w:sz w:val="22"/>
          <w:szCs w:val="22"/>
        </w:rPr>
        <w:t xml:space="preserve">If </w:t>
      </w:r>
      <w:r w:rsidRPr="002B10F0">
        <w:rPr>
          <w:rFonts w:asciiTheme="majorHAnsi" w:hAnsiTheme="majorHAnsi"/>
          <w:sz w:val="22"/>
          <w:szCs w:val="22"/>
        </w:rPr>
        <w:t xml:space="preserve">the selected resources is </w:t>
      </w:r>
      <w:r w:rsidR="005E7FD0" w:rsidRPr="002B10F0">
        <w:rPr>
          <w:rFonts w:asciiTheme="majorHAnsi" w:hAnsiTheme="majorHAnsi"/>
          <w:sz w:val="22"/>
          <w:szCs w:val="22"/>
        </w:rPr>
        <w:t>a new employee the initiator captures new employer contract details</w:t>
      </w:r>
      <w:r w:rsidRPr="002B10F0">
        <w:rPr>
          <w:rFonts w:asciiTheme="majorHAnsi" w:hAnsiTheme="majorHAnsi"/>
          <w:sz w:val="22"/>
          <w:szCs w:val="22"/>
        </w:rPr>
        <w:t xml:space="preserve">. If the selected resource is </w:t>
      </w:r>
      <w:r w:rsidR="006120F1" w:rsidRPr="002B10F0">
        <w:rPr>
          <w:rFonts w:asciiTheme="majorHAnsi" w:hAnsiTheme="majorHAnsi"/>
          <w:sz w:val="22"/>
          <w:szCs w:val="22"/>
        </w:rPr>
        <w:t xml:space="preserve">a renewal employee the initiator filters the employee from the employee labor pool and updates the employee contract details. </w:t>
      </w:r>
    </w:p>
    <w:p w14:paraId="5EEC0CDB" w14:textId="77777777" w:rsidR="00F31F70" w:rsidRPr="002B10F0" w:rsidRDefault="00F31F70" w:rsidP="00CC6DC2">
      <w:pPr>
        <w:jc w:val="both"/>
        <w:rPr>
          <w:rFonts w:asciiTheme="majorHAnsi" w:hAnsiTheme="majorHAnsi"/>
          <w:sz w:val="22"/>
          <w:szCs w:val="22"/>
        </w:rPr>
      </w:pPr>
      <w:r w:rsidRPr="002B10F0">
        <w:rPr>
          <w:rFonts w:asciiTheme="majorHAnsi" w:hAnsiTheme="majorHAnsi"/>
          <w:sz w:val="22"/>
          <w:szCs w:val="22"/>
        </w:rPr>
        <w:t>Medical Certificate details and status must be added or amended at this point.</w:t>
      </w:r>
    </w:p>
    <w:p w14:paraId="20B626CB" w14:textId="77777777" w:rsidR="00FE0E58" w:rsidRPr="002B10F0" w:rsidRDefault="00FE0E58" w:rsidP="00CC6DC2">
      <w:pPr>
        <w:jc w:val="both"/>
        <w:rPr>
          <w:rFonts w:asciiTheme="majorHAnsi" w:hAnsiTheme="majorHAnsi"/>
          <w:sz w:val="22"/>
          <w:szCs w:val="22"/>
        </w:rPr>
      </w:pPr>
      <w:r w:rsidRPr="002B10F0">
        <w:rPr>
          <w:rFonts w:asciiTheme="majorHAnsi" w:hAnsiTheme="majorHAnsi"/>
          <w:sz w:val="22"/>
          <w:szCs w:val="22"/>
        </w:rPr>
        <w:t>The required Skill, Mine Number, Previous Job or Position can be used to filter a resource from the past workers pool.</w:t>
      </w:r>
    </w:p>
    <w:p w14:paraId="06FB0F8B" w14:textId="77777777" w:rsidR="00871B6A" w:rsidRPr="002B10F0" w:rsidRDefault="006120F1" w:rsidP="00CC6DC2">
      <w:pPr>
        <w:jc w:val="both"/>
        <w:rPr>
          <w:rFonts w:asciiTheme="majorHAnsi" w:hAnsiTheme="majorHAnsi"/>
          <w:sz w:val="22"/>
          <w:szCs w:val="22"/>
        </w:rPr>
      </w:pPr>
      <w:r w:rsidRPr="002B10F0">
        <w:rPr>
          <w:rFonts w:asciiTheme="majorHAnsi" w:hAnsiTheme="majorHAnsi"/>
          <w:sz w:val="22"/>
          <w:szCs w:val="22"/>
        </w:rPr>
        <w:t xml:space="preserve">Once </w:t>
      </w:r>
      <w:r w:rsidR="001C4F22" w:rsidRPr="002B10F0">
        <w:rPr>
          <w:rFonts w:asciiTheme="majorHAnsi" w:hAnsiTheme="majorHAnsi"/>
          <w:sz w:val="22"/>
          <w:szCs w:val="22"/>
        </w:rPr>
        <w:t xml:space="preserve">employee </w:t>
      </w:r>
      <w:r w:rsidRPr="002B10F0">
        <w:rPr>
          <w:rFonts w:asciiTheme="majorHAnsi" w:hAnsiTheme="majorHAnsi"/>
          <w:sz w:val="22"/>
          <w:szCs w:val="22"/>
        </w:rPr>
        <w:t xml:space="preserve">contract details have been captured the initiator send the </w:t>
      </w:r>
      <w:r w:rsidR="001C4F22" w:rsidRPr="002B10F0">
        <w:rPr>
          <w:rFonts w:asciiTheme="majorHAnsi" w:hAnsiTheme="majorHAnsi"/>
          <w:sz w:val="22"/>
          <w:szCs w:val="22"/>
        </w:rPr>
        <w:t xml:space="preserve">new employee record </w:t>
      </w:r>
      <w:r w:rsidRPr="002B10F0">
        <w:rPr>
          <w:rFonts w:asciiTheme="majorHAnsi" w:hAnsiTheme="majorHAnsi"/>
          <w:sz w:val="22"/>
          <w:szCs w:val="22"/>
        </w:rPr>
        <w:t>for approval.</w:t>
      </w:r>
    </w:p>
    <w:p w14:paraId="688FFA25" w14:textId="77777777" w:rsidR="00F31F70" w:rsidRPr="002B10F0" w:rsidRDefault="00F31F70" w:rsidP="00CC6DC2">
      <w:pPr>
        <w:jc w:val="both"/>
        <w:rPr>
          <w:rFonts w:asciiTheme="majorHAnsi" w:hAnsiTheme="majorHAnsi"/>
          <w:sz w:val="22"/>
          <w:szCs w:val="22"/>
        </w:rPr>
      </w:pPr>
      <w:r w:rsidRPr="002B10F0">
        <w:rPr>
          <w:rFonts w:asciiTheme="majorHAnsi" w:hAnsiTheme="majorHAnsi"/>
          <w:sz w:val="22"/>
          <w:szCs w:val="22"/>
        </w:rPr>
        <w:t>Attached is a Template that has the contract types and fields that available for use on each contract.</w:t>
      </w:r>
    </w:p>
    <w:bookmarkStart w:id="168" w:name="_MON_1629810868"/>
    <w:bookmarkEnd w:id="168"/>
    <w:p w14:paraId="767C558C" w14:textId="77777777" w:rsidR="00F31F70" w:rsidRPr="002B10F0" w:rsidRDefault="00FF46FE" w:rsidP="00CC6DC2">
      <w:pPr>
        <w:jc w:val="both"/>
        <w:rPr>
          <w:rFonts w:asciiTheme="majorHAnsi" w:hAnsiTheme="majorHAnsi"/>
          <w:sz w:val="22"/>
          <w:szCs w:val="22"/>
        </w:rPr>
      </w:pPr>
      <w:r w:rsidRPr="002B10F0">
        <w:rPr>
          <w:rFonts w:asciiTheme="majorHAnsi" w:hAnsiTheme="majorHAnsi"/>
        </w:rPr>
        <w:object w:dxaOrig="1175" w:dyaOrig="760" w14:anchorId="48476D32">
          <v:shape id="_x0000_i1041" type="#_x0000_t75" style="width:58.25pt;height:38.2pt" o:ole="">
            <v:imagedata r:id="rId43" o:title=""/>
          </v:shape>
          <o:OLEObject Type="Embed" ProgID="Excel.Sheet.12" ShapeID="_x0000_i1041" DrawAspect="Icon" ObjectID="_1629892918" r:id="rId44"/>
        </w:object>
      </w:r>
    </w:p>
    <w:p w14:paraId="1AEAE295" w14:textId="77777777" w:rsidR="00F31F70" w:rsidRPr="002B10F0" w:rsidRDefault="00F31F70" w:rsidP="00CC6DC2">
      <w:pPr>
        <w:jc w:val="both"/>
        <w:rPr>
          <w:rFonts w:asciiTheme="majorHAnsi" w:hAnsiTheme="majorHAnsi"/>
          <w:sz w:val="22"/>
          <w:szCs w:val="22"/>
        </w:rPr>
      </w:pPr>
      <w:r w:rsidRPr="002B10F0">
        <w:rPr>
          <w:rFonts w:asciiTheme="majorHAnsi" w:hAnsiTheme="majorHAnsi"/>
          <w:sz w:val="22"/>
          <w:szCs w:val="22"/>
        </w:rPr>
        <w:t>Contracts that do not have the Recruitment prerequisites (Medical Certificate &amp; Mandatory Contract fields) will not be available for submitting for approval.</w:t>
      </w:r>
    </w:p>
    <w:p w14:paraId="40033862" w14:textId="77777777" w:rsidR="001C4F22" w:rsidRPr="002B10F0" w:rsidRDefault="001C4F22" w:rsidP="00CC6DC2">
      <w:pPr>
        <w:jc w:val="both"/>
        <w:rPr>
          <w:rFonts w:asciiTheme="majorHAnsi" w:hAnsiTheme="majorHAnsi"/>
        </w:rPr>
      </w:pPr>
      <w:r w:rsidRPr="002B10F0">
        <w:rPr>
          <w:rFonts w:asciiTheme="majorHAnsi" w:hAnsiTheme="majorHAnsi"/>
        </w:rPr>
        <w:t>Once the resources contract is approved it is available for Printing.</w:t>
      </w:r>
    </w:p>
    <w:p w14:paraId="5696E1AA" w14:textId="77777777" w:rsidR="00871B6A" w:rsidRPr="002B10F0" w:rsidRDefault="00871B6A" w:rsidP="00CC6DC2">
      <w:pPr>
        <w:spacing w:after="0"/>
        <w:jc w:val="both"/>
        <w:rPr>
          <w:rFonts w:asciiTheme="majorHAnsi" w:hAnsiTheme="majorHAnsi"/>
          <w:b/>
          <w:bCs/>
          <w:u w:val="single"/>
          <w:lang w:val="en-ZW"/>
        </w:rPr>
      </w:pPr>
      <w:r w:rsidRPr="002B10F0">
        <w:rPr>
          <w:rFonts w:asciiTheme="majorHAnsi" w:hAnsiTheme="majorHAnsi"/>
          <w:b/>
          <w:bCs/>
          <w:u w:val="single"/>
          <w:lang w:val="en-ZW"/>
        </w:rPr>
        <w:t>Note:</w:t>
      </w:r>
    </w:p>
    <w:p w14:paraId="755C1D55" w14:textId="77777777" w:rsidR="00871B6A" w:rsidRPr="002B10F0" w:rsidRDefault="00871B6A" w:rsidP="00CC6DC2">
      <w:pPr>
        <w:spacing w:after="0"/>
        <w:jc w:val="both"/>
        <w:rPr>
          <w:rFonts w:asciiTheme="majorHAnsi" w:hAnsiTheme="majorHAnsi"/>
          <w:lang w:val="en-ZW"/>
        </w:rPr>
      </w:pPr>
      <w:r w:rsidRPr="002B10F0">
        <w:rPr>
          <w:rFonts w:asciiTheme="majorHAnsi" w:hAnsiTheme="majorHAnsi"/>
          <w:lang w:val="en-ZW"/>
        </w:rPr>
        <w:t xml:space="preserve">Employees (Casual Worker) engaged by FC Platinum for a total 6 weeks in (4) four months should not be available for renewal until after four </w:t>
      </w:r>
      <w:r w:rsidR="00F31F70" w:rsidRPr="002B10F0">
        <w:rPr>
          <w:rFonts w:asciiTheme="majorHAnsi" w:hAnsiTheme="majorHAnsi"/>
          <w:lang w:val="en-ZW"/>
        </w:rPr>
        <w:t>months.</w:t>
      </w:r>
    </w:p>
    <w:p w14:paraId="69DE3944" w14:textId="77777777" w:rsidR="00F31F70" w:rsidRPr="002B10F0" w:rsidRDefault="00F31F70" w:rsidP="00CC6DC2">
      <w:pPr>
        <w:spacing w:after="0"/>
        <w:jc w:val="both"/>
        <w:rPr>
          <w:rFonts w:asciiTheme="majorHAnsi" w:hAnsiTheme="majorHAnsi"/>
          <w:lang w:val="en-ZW"/>
        </w:rPr>
      </w:pPr>
    </w:p>
    <w:p w14:paraId="0D47DB6B" w14:textId="77777777" w:rsidR="00871B6A" w:rsidRPr="002B10F0" w:rsidRDefault="005E7FD0" w:rsidP="00CC6DC2">
      <w:pPr>
        <w:jc w:val="both"/>
        <w:rPr>
          <w:rFonts w:asciiTheme="majorHAnsi" w:hAnsiTheme="majorHAnsi"/>
        </w:rPr>
      </w:pPr>
      <w:r w:rsidRPr="002B10F0">
        <w:rPr>
          <w:rFonts w:asciiTheme="majorHAnsi" w:hAnsiTheme="majorHAnsi"/>
        </w:rPr>
        <w:object w:dxaOrig="14581" w:dyaOrig="10546" w14:anchorId="7734F532">
          <v:shape id="_x0000_i1042" type="#_x0000_t75" style="width:451.4pt;height:326.2pt" o:ole="">
            <v:imagedata r:id="rId45" o:title=""/>
          </v:shape>
          <o:OLEObject Type="Embed" ProgID="Visio.Drawing.15" ShapeID="_x0000_i1042" DrawAspect="Content" ObjectID="_1629892919" r:id="rId46"/>
        </w:object>
      </w:r>
    </w:p>
    <w:p w14:paraId="18B95910" w14:textId="77777777" w:rsidR="00337014" w:rsidRPr="002B10F0" w:rsidRDefault="00337014" w:rsidP="00CC6DC2">
      <w:pPr>
        <w:pStyle w:val="Heading3"/>
        <w:jc w:val="both"/>
        <w:rPr>
          <w:color w:val="auto"/>
        </w:rPr>
      </w:pPr>
      <w:r w:rsidRPr="002B10F0">
        <w:rPr>
          <w:color w:val="auto"/>
        </w:rPr>
        <w:t>Actors</w:t>
      </w:r>
    </w:p>
    <w:p w14:paraId="199A6F57" w14:textId="77777777" w:rsidR="00337014" w:rsidRPr="002B10F0" w:rsidRDefault="00D86B1D" w:rsidP="00CC6DC2">
      <w:pPr>
        <w:pStyle w:val="ListParagraph"/>
        <w:numPr>
          <w:ilvl w:val="0"/>
          <w:numId w:val="7"/>
        </w:numPr>
        <w:jc w:val="both"/>
        <w:rPr>
          <w:rFonts w:asciiTheme="majorHAnsi" w:hAnsiTheme="majorHAnsi"/>
        </w:rPr>
      </w:pPr>
      <w:r w:rsidRPr="002B10F0">
        <w:rPr>
          <w:rFonts w:asciiTheme="majorHAnsi" w:hAnsiTheme="majorHAnsi"/>
        </w:rPr>
        <w:t>Requester</w:t>
      </w:r>
    </w:p>
    <w:p w14:paraId="54AE1CBE" w14:textId="77777777" w:rsidR="00485585" w:rsidRPr="002B10F0" w:rsidRDefault="00D86B1D" w:rsidP="00CC6DC2">
      <w:pPr>
        <w:pStyle w:val="ListParagraph"/>
        <w:numPr>
          <w:ilvl w:val="0"/>
          <w:numId w:val="7"/>
        </w:numPr>
        <w:jc w:val="both"/>
        <w:rPr>
          <w:rFonts w:asciiTheme="majorHAnsi" w:hAnsiTheme="majorHAnsi"/>
        </w:rPr>
      </w:pPr>
      <w:r w:rsidRPr="002B10F0">
        <w:rPr>
          <w:rFonts w:asciiTheme="majorHAnsi" w:hAnsiTheme="majorHAnsi"/>
        </w:rPr>
        <w:t>Initiator</w:t>
      </w:r>
    </w:p>
    <w:p w14:paraId="36919172" w14:textId="77777777" w:rsidR="00D86B1D" w:rsidRPr="002B10F0" w:rsidRDefault="00D86B1D" w:rsidP="00CC6DC2">
      <w:pPr>
        <w:pStyle w:val="ListParagraph"/>
        <w:numPr>
          <w:ilvl w:val="0"/>
          <w:numId w:val="7"/>
        </w:numPr>
        <w:jc w:val="both"/>
        <w:rPr>
          <w:rFonts w:asciiTheme="majorHAnsi" w:hAnsiTheme="majorHAnsi"/>
        </w:rPr>
      </w:pPr>
      <w:r w:rsidRPr="002B10F0">
        <w:rPr>
          <w:rFonts w:asciiTheme="majorHAnsi" w:hAnsiTheme="majorHAnsi"/>
        </w:rPr>
        <w:t>Approver</w:t>
      </w:r>
    </w:p>
    <w:p w14:paraId="098595E3" w14:textId="77777777" w:rsidR="00337014" w:rsidRPr="002B10F0" w:rsidRDefault="00337014" w:rsidP="00CC6DC2">
      <w:pPr>
        <w:pStyle w:val="Heading3"/>
        <w:jc w:val="both"/>
        <w:rPr>
          <w:color w:val="auto"/>
        </w:rPr>
      </w:pPr>
      <w:r w:rsidRPr="002B10F0">
        <w:rPr>
          <w:color w:val="auto"/>
        </w:rPr>
        <w:t>Workflow</w:t>
      </w:r>
      <w:r w:rsidR="001C4F22" w:rsidRPr="002B10F0">
        <w:rPr>
          <w:color w:val="auto"/>
        </w:rPr>
        <w:t xml:space="preserve"> &amp; Notification </w:t>
      </w:r>
    </w:p>
    <w:p w14:paraId="64D3E647" w14:textId="77777777" w:rsidR="000B3FDA" w:rsidRPr="002B10F0" w:rsidRDefault="001C4F22" w:rsidP="00CC6DC2">
      <w:pPr>
        <w:pStyle w:val="ListParagraph"/>
        <w:numPr>
          <w:ilvl w:val="0"/>
          <w:numId w:val="8"/>
        </w:numPr>
        <w:jc w:val="both"/>
        <w:rPr>
          <w:rFonts w:asciiTheme="majorHAnsi" w:hAnsiTheme="majorHAnsi"/>
        </w:rPr>
      </w:pPr>
      <w:r w:rsidRPr="002B10F0">
        <w:rPr>
          <w:rFonts w:asciiTheme="majorHAnsi" w:hAnsiTheme="majorHAnsi"/>
        </w:rPr>
        <w:t>Initiator submits recruitment workflow for approval</w:t>
      </w:r>
    </w:p>
    <w:p w14:paraId="30361034" w14:textId="77777777" w:rsidR="001C4F22" w:rsidRPr="002B10F0" w:rsidRDefault="001C4F22" w:rsidP="00CC6DC2">
      <w:pPr>
        <w:pStyle w:val="ListParagraph"/>
        <w:numPr>
          <w:ilvl w:val="0"/>
          <w:numId w:val="8"/>
        </w:numPr>
        <w:jc w:val="both"/>
        <w:rPr>
          <w:rFonts w:asciiTheme="majorHAnsi" w:hAnsiTheme="majorHAnsi"/>
        </w:rPr>
      </w:pPr>
      <w:r w:rsidRPr="002B10F0">
        <w:rPr>
          <w:rFonts w:asciiTheme="majorHAnsi" w:hAnsiTheme="majorHAnsi"/>
        </w:rPr>
        <w:t>Approver approves recruitment workflow</w:t>
      </w:r>
    </w:p>
    <w:p w14:paraId="25186FA3" w14:textId="77777777" w:rsidR="001C4F22" w:rsidRPr="002B10F0" w:rsidRDefault="001C4F22" w:rsidP="00CC6DC2">
      <w:pPr>
        <w:ind w:left="360"/>
        <w:jc w:val="both"/>
        <w:rPr>
          <w:rFonts w:asciiTheme="majorHAnsi" w:hAnsiTheme="majorHAnsi"/>
        </w:rPr>
      </w:pPr>
      <w:r w:rsidRPr="002B10F0">
        <w:rPr>
          <w:rFonts w:asciiTheme="majorHAnsi" w:hAnsiTheme="majorHAnsi"/>
        </w:rPr>
        <w:t xml:space="preserve">The following approval levels apply for recruitment. </w:t>
      </w:r>
    </w:p>
    <w:tbl>
      <w:tblPr>
        <w:tblStyle w:val="TableGrid"/>
        <w:tblW w:w="0" w:type="auto"/>
        <w:tblInd w:w="445" w:type="dxa"/>
        <w:tblLook w:val="04A0" w:firstRow="1" w:lastRow="0" w:firstColumn="1" w:lastColumn="0" w:noHBand="0" w:noVBand="1"/>
      </w:tblPr>
      <w:tblGrid>
        <w:gridCol w:w="1809"/>
        <w:gridCol w:w="2254"/>
        <w:gridCol w:w="2254"/>
        <w:gridCol w:w="2254"/>
      </w:tblGrid>
      <w:tr w:rsidR="002B10F0" w:rsidRPr="002B10F0" w14:paraId="41A9947D" w14:textId="77777777" w:rsidTr="001C4F22">
        <w:tc>
          <w:tcPr>
            <w:tcW w:w="1809" w:type="dxa"/>
          </w:tcPr>
          <w:p w14:paraId="357F8467" w14:textId="77777777" w:rsidR="001C4F22" w:rsidRPr="00D45742" w:rsidRDefault="001C4F22" w:rsidP="00CC6DC2">
            <w:pPr>
              <w:jc w:val="both"/>
              <w:rPr>
                <w:rFonts w:asciiTheme="majorHAnsi" w:hAnsiTheme="majorHAnsi"/>
                <w:b/>
                <w:bCs/>
                <w:sz w:val="22"/>
                <w:szCs w:val="22"/>
                <w:rPrChange w:id="169" w:author="Patience Duri" w:date="2019-09-12T16:58:00Z">
                  <w:rPr>
                    <w:rFonts w:asciiTheme="majorHAnsi" w:hAnsiTheme="majorHAnsi"/>
                    <w:b/>
                    <w:bCs/>
                    <w:sz w:val="24"/>
                    <w:szCs w:val="24"/>
                  </w:rPr>
                </w:rPrChange>
              </w:rPr>
            </w:pPr>
            <w:r w:rsidRPr="00D45742">
              <w:rPr>
                <w:rFonts w:asciiTheme="majorHAnsi" w:hAnsiTheme="majorHAnsi"/>
                <w:b/>
                <w:bCs/>
                <w:sz w:val="22"/>
                <w:szCs w:val="22"/>
                <w:rPrChange w:id="170" w:author="Patience Duri" w:date="2019-09-12T16:58:00Z">
                  <w:rPr>
                    <w:rFonts w:asciiTheme="majorHAnsi" w:hAnsiTheme="majorHAnsi"/>
                    <w:b/>
                    <w:bCs/>
                    <w:sz w:val="24"/>
                    <w:szCs w:val="24"/>
                  </w:rPr>
                </w:rPrChange>
              </w:rPr>
              <w:t>Contract Class</w:t>
            </w:r>
          </w:p>
        </w:tc>
        <w:tc>
          <w:tcPr>
            <w:tcW w:w="2254" w:type="dxa"/>
          </w:tcPr>
          <w:p w14:paraId="78072221" w14:textId="77777777" w:rsidR="001C4F22" w:rsidRPr="00D45742" w:rsidRDefault="001C4F22" w:rsidP="00CC6DC2">
            <w:pPr>
              <w:jc w:val="both"/>
              <w:rPr>
                <w:rFonts w:asciiTheme="majorHAnsi" w:hAnsiTheme="majorHAnsi"/>
                <w:b/>
                <w:bCs/>
                <w:sz w:val="22"/>
                <w:szCs w:val="22"/>
                <w:rPrChange w:id="171" w:author="Patience Duri" w:date="2019-09-12T16:58:00Z">
                  <w:rPr>
                    <w:rFonts w:asciiTheme="majorHAnsi" w:hAnsiTheme="majorHAnsi"/>
                    <w:b/>
                    <w:bCs/>
                    <w:sz w:val="24"/>
                    <w:szCs w:val="24"/>
                  </w:rPr>
                </w:rPrChange>
              </w:rPr>
            </w:pPr>
            <w:r w:rsidRPr="00D45742">
              <w:rPr>
                <w:rFonts w:asciiTheme="majorHAnsi" w:hAnsiTheme="majorHAnsi"/>
                <w:b/>
                <w:bCs/>
                <w:sz w:val="22"/>
                <w:szCs w:val="22"/>
                <w:rPrChange w:id="172" w:author="Patience Duri" w:date="2019-09-12T16:58:00Z">
                  <w:rPr>
                    <w:rFonts w:asciiTheme="majorHAnsi" w:hAnsiTheme="majorHAnsi"/>
                    <w:b/>
                    <w:bCs/>
                    <w:sz w:val="24"/>
                    <w:szCs w:val="24"/>
                  </w:rPr>
                </w:rPrChange>
              </w:rPr>
              <w:t>Requester</w:t>
            </w:r>
          </w:p>
        </w:tc>
        <w:tc>
          <w:tcPr>
            <w:tcW w:w="2254" w:type="dxa"/>
          </w:tcPr>
          <w:p w14:paraId="44B54D77" w14:textId="77777777" w:rsidR="001C4F22" w:rsidRPr="00D45742" w:rsidRDefault="001C4F22" w:rsidP="00CC6DC2">
            <w:pPr>
              <w:jc w:val="both"/>
              <w:rPr>
                <w:rFonts w:asciiTheme="majorHAnsi" w:hAnsiTheme="majorHAnsi"/>
                <w:b/>
                <w:bCs/>
                <w:sz w:val="22"/>
                <w:szCs w:val="22"/>
                <w:rPrChange w:id="173" w:author="Patience Duri" w:date="2019-09-12T16:58:00Z">
                  <w:rPr>
                    <w:rFonts w:asciiTheme="majorHAnsi" w:hAnsiTheme="majorHAnsi"/>
                    <w:b/>
                    <w:bCs/>
                    <w:sz w:val="24"/>
                    <w:szCs w:val="24"/>
                  </w:rPr>
                </w:rPrChange>
              </w:rPr>
            </w:pPr>
            <w:r w:rsidRPr="00D45742">
              <w:rPr>
                <w:rFonts w:asciiTheme="majorHAnsi" w:hAnsiTheme="majorHAnsi"/>
                <w:b/>
                <w:bCs/>
                <w:sz w:val="22"/>
                <w:szCs w:val="22"/>
                <w:rPrChange w:id="174" w:author="Patience Duri" w:date="2019-09-12T16:58:00Z">
                  <w:rPr>
                    <w:rFonts w:asciiTheme="majorHAnsi" w:hAnsiTheme="majorHAnsi"/>
                    <w:b/>
                    <w:bCs/>
                    <w:sz w:val="24"/>
                    <w:szCs w:val="24"/>
                  </w:rPr>
                </w:rPrChange>
              </w:rPr>
              <w:t>Initiator</w:t>
            </w:r>
          </w:p>
        </w:tc>
        <w:tc>
          <w:tcPr>
            <w:tcW w:w="2254" w:type="dxa"/>
          </w:tcPr>
          <w:p w14:paraId="7A69A345" w14:textId="77777777" w:rsidR="001C4F22" w:rsidRPr="00D45742" w:rsidRDefault="001C4F22" w:rsidP="00CC6DC2">
            <w:pPr>
              <w:jc w:val="both"/>
              <w:rPr>
                <w:rFonts w:asciiTheme="majorHAnsi" w:hAnsiTheme="majorHAnsi"/>
                <w:b/>
                <w:bCs/>
                <w:sz w:val="22"/>
                <w:szCs w:val="22"/>
                <w:rPrChange w:id="175" w:author="Patience Duri" w:date="2019-09-12T16:58:00Z">
                  <w:rPr>
                    <w:rFonts w:asciiTheme="majorHAnsi" w:hAnsiTheme="majorHAnsi"/>
                    <w:b/>
                    <w:bCs/>
                    <w:sz w:val="24"/>
                    <w:szCs w:val="24"/>
                  </w:rPr>
                </w:rPrChange>
              </w:rPr>
            </w:pPr>
            <w:r w:rsidRPr="00D45742">
              <w:rPr>
                <w:rFonts w:asciiTheme="majorHAnsi" w:hAnsiTheme="majorHAnsi"/>
                <w:b/>
                <w:bCs/>
                <w:sz w:val="22"/>
                <w:szCs w:val="22"/>
                <w:rPrChange w:id="176" w:author="Patience Duri" w:date="2019-09-12T16:58:00Z">
                  <w:rPr>
                    <w:rFonts w:asciiTheme="majorHAnsi" w:hAnsiTheme="majorHAnsi"/>
                    <w:b/>
                    <w:bCs/>
                    <w:sz w:val="24"/>
                    <w:szCs w:val="24"/>
                  </w:rPr>
                </w:rPrChange>
              </w:rPr>
              <w:t>Approver</w:t>
            </w:r>
          </w:p>
        </w:tc>
      </w:tr>
      <w:tr w:rsidR="002B10F0" w:rsidRPr="002B10F0" w14:paraId="6A1EB6DB" w14:textId="77777777" w:rsidTr="001C4F22">
        <w:tc>
          <w:tcPr>
            <w:tcW w:w="1809" w:type="dxa"/>
          </w:tcPr>
          <w:p w14:paraId="21B25428" w14:textId="77777777" w:rsidR="001C4F22" w:rsidRPr="00D45742" w:rsidRDefault="001C4F22" w:rsidP="00CC6DC2">
            <w:pPr>
              <w:jc w:val="both"/>
              <w:rPr>
                <w:rFonts w:asciiTheme="majorHAnsi" w:hAnsiTheme="majorHAnsi"/>
                <w:b/>
                <w:bCs/>
                <w:sz w:val="22"/>
                <w:szCs w:val="22"/>
              </w:rPr>
            </w:pPr>
            <w:r w:rsidRPr="00D45742">
              <w:rPr>
                <w:rFonts w:asciiTheme="majorHAnsi" w:hAnsiTheme="majorHAnsi"/>
                <w:b/>
                <w:bCs/>
                <w:sz w:val="22"/>
                <w:szCs w:val="22"/>
              </w:rPr>
              <w:t>FC Admin</w:t>
            </w:r>
          </w:p>
        </w:tc>
        <w:tc>
          <w:tcPr>
            <w:tcW w:w="2254" w:type="dxa"/>
          </w:tcPr>
          <w:p w14:paraId="515346B7" w14:textId="77777777" w:rsidR="001C4F22" w:rsidRPr="009D213D" w:rsidRDefault="001C4F22" w:rsidP="00CC6DC2">
            <w:pPr>
              <w:jc w:val="both"/>
              <w:rPr>
                <w:rFonts w:asciiTheme="majorHAnsi" w:hAnsiTheme="majorHAnsi"/>
                <w:sz w:val="22"/>
                <w:szCs w:val="22"/>
              </w:rPr>
            </w:pPr>
            <w:r w:rsidRPr="009D213D">
              <w:rPr>
                <w:rFonts w:asciiTheme="majorHAnsi" w:hAnsiTheme="majorHAnsi"/>
                <w:sz w:val="22"/>
                <w:szCs w:val="22"/>
              </w:rPr>
              <w:t>FC Platinum</w:t>
            </w:r>
          </w:p>
        </w:tc>
        <w:tc>
          <w:tcPr>
            <w:tcW w:w="2254" w:type="dxa"/>
          </w:tcPr>
          <w:p w14:paraId="02CCBF90" w14:textId="77777777" w:rsidR="001C4F22" w:rsidRPr="00A466A6" w:rsidRDefault="001C4F22" w:rsidP="00CC6DC2">
            <w:pPr>
              <w:jc w:val="both"/>
              <w:rPr>
                <w:rFonts w:asciiTheme="majorHAnsi" w:hAnsiTheme="majorHAnsi"/>
                <w:sz w:val="22"/>
                <w:szCs w:val="22"/>
              </w:rPr>
            </w:pPr>
            <w:r w:rsidRPr="00A466A6">
              <w:rPr>
                <w:rFonts w:asciiTheme="majorHAnsi" w:hAnsiTheme="majorHAnsi"/>
                <w:sz w:val="22"/>
                <w:szCs w:val="22"/>
              </w:rPr>
              <w:t>HR Officer</w:t>
            </w:r>
          </w:p>
        </w:tc>
        <w:tc>
          <w:tcPr>
            <w:tcW w:w="2254" w:type="dxa"/>
          </w:tcPr>
          <w:p w14:paraId="03DDAC11" w14:textId="77777777" w:rsidR="001C4F22" w:rsidRPr="00A466A6" w:rsidRDefault="001C4F22" w:rsidP="00CC6DC2">
            <w:pPr>
              <w:jc w:val="both"/>
              <w:rPr>
                <w:rFonts w:asciiTheme="majorHAnsi" w:hAnsiTheme="majorHAnsi"/>
                <w:sz w:val="22"/>
                <w:szCs w:val="22"/>
              </w:rPr>
            </w:pPr>
            <w:r w:rsidRPr="00A466A6">
              <w:rPr>
                <w:rFonts w:asciiTheme="majorHAnsi" w:hAnsiTheme="majorHAnsi"/>
                <w:sz w:val="22"/>
                <w:szCs w:val="22"/>
              </w:rPr>
              <w:t xml:space="preserve">HR Superintendent </w:t>
            </w:r>
          </w:p>
        </w:tc>
      </w:tr>
      <w:tr w:rsidR="001C4F22" w:rsidRPr="002B10F0" w14:paraId="276125E2" w14:textId="77777777" w:rsidTr="001C4F22">
        <w:tc>
          <w:tcPr>
            <w:tcW w:w="1809" w:type="dxa"/>
          </w:tcPr>
          <w:p w14:paraId="3759E69C" w14:textId="77777777" w:rsidR="001C4F22" w:rsidRPr="00D45742" w:rsidRDefault="001C4F22" w:rsidP="00CC6DC2">
            <w:pPr>
              <w:jc w:val="both"/>
              <w:rPr>
                <w:rFonts w:asciiTheme="majorHAnsi" w:hAnsiTheme="majorHAnsi"/>
                <w:b/>
                <w:bCs/>
                <w:sz w:val="22"/>
                <w:szCs w:val="22"/>
              </w:rPr>
            </w:pPr>
            <w:r w:rsidRPr="00D45742">
              <w:rPr>
                <w:rFonts w:asciiTheme="majorHAnsi" w:hAnsiTheme="majorHAnsi"/>
                <w:b/>
                <w:bCs/>
                <w:sz w:val="22"/>
                <w:szCs w:val="22"/>
              </w:rPr>
              <w:t>Labor Broking</w:t>
            </w:r>
          </w:p>
        </w:tc>
        <w:tc>
          <w:tcPr>
            <w:tcW w:w="2254" w:type="dxa"/>
          </w:tcPr>
          <w:p w14:paraId="0EF0D148" w14:textId="77777777" w:rsidR="001C4F22" w:rsidRPr="009D213D" w:rsidRDefault="001C4F22" w:rsidP="00CC6DC2">
            <w:pPr>
              <w:jc w:val="both"/>
              <w:rPr>
                <w:rFonts w:asciiTheme="majorHAnsi" w:hAnsiTheme="majorHAnsi"/>
                <w:sz w:val="22"/>
                <w:szCs w:val="22"/>
              </w:rPr>
            </w:pPr>
            <w:r w:rsidRPr="009D213D">
              <w:rPr>
                <w:rFonts w:asciiTheme="majorHAnsi" w:hAnsiTheme="majorHAnsi"/>
                <w:sz w:val="22"/>
                <w:szCs w:val="22"/>
              </w:rPr>
              <w:t>Mimosa</w:t>
            </w:r>
          </w:p>
        </w:tc>
        <w:tc>
          <w:tcPr>
            <w:tcW w:w="2254" w:type="dxa"/>
          </w:tcPr>
          <w:p w14:paraId="47996C21" w14:textId="77777777" w:rsidR="001C4F22" w:rsidRPr="00A466A6" w:rsidRDefault="001C4F22" w:rsidP="00CC6DC2">
            <w:pPr>
              <w:jc w:val="both"/>
              <w:rPr>
                <w:rFonts w:asciiTheme="majorHAnsi" w:hAnsiTheme="majorHAnsi"/>
                <w:sz w:val="22"/>
                <w:szCs w:val="22"/>
              </w:rPr>
            </w:pPr>
            <w:r w:rsidRPr="00A466A6">
              <w:rPr>
                <w:rFonts w:asciiTheme="majorHAnsi" w:hAnsiTheme="majorHAnsi"/>
                <w:sz w:val="22"/>
                <w:szCs w:val="22"/>
              </w:rPr>
              <w:t>HR Assistant</w:t>
            </w:r>
          </w:p>
        </w:tc>
        <w:tc>
          <w:tcPr>
            <w:tcW w:w="2254" w:type="dxa"/>
          </w:tcPr>
          <w:p w14:paraId="63D617EF" w14:textId="77777777" w:rsidR="001C4F22" w:rsidRPr="00A466A6" w:rsidRDefault="001C4F22" w:rsidP="00CC6DC2">
            <w:pPr>
              <w:jc w:val="both"/>
              <w:rPr>
                <w:rFonts w:asciiTheme="majorHAnsi" w:hAnsiTheme="majorHAnsi"/>
                <w:sz w:val="22"/>
                <w:szCs w:val="22"/>
              </w:rPr>
            </w:pPr>
            <w:r w:rsidRPr="00A466A6">
              <w:rPr>
                <w:rFonts w:asciiTheme="majorHAnsi" w:hAnsiTheme="majorHAnsi"/>
                <w:sz w:val="22"/>
                <w:szCs w:val="22"/>
              </w:rPr>
              <w:t>HR Officer</w:t>
            </w:r>
          </w:p>
        </w:tc>
      </w:tr>
    </w:tbl>
    <w:p w14:paraId="54F724D2" w14:textId="77777777" w:rsidR="001C4F22" w:rsidRPr="002B10F0" w:rsidRDefault="001C4F22" w:rsidP="00CC6DC2">
      <w:pPr>
        <w:pStyle w:val="ListParagraph"/>
        <w:jc w:val="both"/>
        <w:rPr>
          <w:rFonts w:asciiTheme="majorHAnsi" w:hAnsiTheme="majorHAnsi"/>
        </w:rPr>
      </w:pPr>
    </w:p>
    <w:p w14:paraId="284C5E56" w14:textId="77777777" w:rsidR="00485585" w:rsidRPr="002B10F0" w:rsidRDefault="00485585" w:rsidP="00CC6DC2">
      <w:pPr>
        <w:pStyle w:val="Heading3"/>
        <w:jc w:val="both"/>
        <w:rPr>
          <w:color w:val="auto"/>
        </w:rPr>
      </w:pPr>
      <w:r w:rsidRPr="002B10F0">
        <w:rPr>
          <w:color w:val="auto"/>
        </w:rPr>
        <w:t xml:space="preserve">Audit Trail </w:t>
      </w:r>
    </w:p>
    <w:p w14:paraId="14CBDF1D" w14:textId="77777777" w:rsidR="00485585"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Mine Number </w:t>
      </w:r>
    </w:p>
    <w:p w14:paraId="6C3B1527"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Position </w:t>
      </w:r>
    </w:p>
    <w:p w14:paraId="31A76D28"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Assignment Start Date </w:t>
      </w:r>
    </w:p>
    <w:p w14:paraId="7F137843"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Assignment End Date </w:t>
      </w:r>
    </w:p>
    <w:p w14:paraId="28F98F4A"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Department </w:t>
      </w:r>
    </w:p>
    <w:p w14:paraId="08FAC18F"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Cost centre </w:t>
      </w:r>
    </w:p>
    <w:p w14:paraId="16E03CDB" w14:textId="77777777" w:rsidR="00DF0F12" w:rsidRPr="002B10F0" w:rsidRDefault="00DF0F12" w:rsidP="00CC6DC2">
      <w:pPr>
        <w:pStyle w:val="ListParagraph"/>
        <w:jc w:val="both"/>
        <w:rPr>
          <w:rFonts w:asciiTheme="majorHAnsi" w:hAnsiTheme="majorHAnsi"/>
        </w:rPr>
      </w:pPr>
    </w:p>
    <w:p w14:paraId="338B4FFD" w14:textId="77777777" w:rsidR="00B30732" w:rsidRPr="002B10F0" w:rsidRDefault="00B30732" w:rsidP="00CC6DC2">
      <w:pPr>
        <w:pStyle w:val="Heading2"/>
        <w:jc w:val="both"/>
        <w:rPr>
          <w:color w:val="auto"/>
        </w:rPr>
      </w:pPr>
      <w:bookmarkStart w:id="177" w:name="_Toc15391772"/>
      <w:r w:rsidRPr="002B10F0">
        <w:rPr>
          <w:color w:val="auto"/>
        </w:rPr>
        <w:lastRenderedPageBreak/>
        <w:t xml:space="preserve">Contract </w:t>
      </w:r>
      <w:r w:rsidR="0067798D" w:rsidRPr="002B10F0">
        <w:rPr>
          <w:color w:val="auto"/>
        </w:rPr>
        <w:t>Printing.</w:t>
      </w:r>
    </w:p>
    <w:p w14:paraId="028859C2" w14:textId="77777777" w:rsidR="00247C8D" w:rsidRPr="002B10F0" w:rsidRDefault="00247C8D" w:rsidP="00CC6DC2">
      <w:pPr>
        <w:pStyle w:val="Heading3"/>
        <w:jc w:val="both"/>
        <w:rPr>
          <w:color w:val="auto"/>
        </w:rPr>
      </w:pPr>
      <w:r w:rsidRPr="002B10F0">
        <w:rPr>
          <w:color w:val="auto"/>
        </w:rPr>
        <w:t xml:space="preserve">Precondition </w:t>
      </w:r>
    </w:p>
    <w:p w14:paraId="43E80779" w14:textId="77777777" w:rsidR="00247C8D" w:rsidRPr="002B10F0" w:rsidRDefault="00247C8D" w:rsidP="00CC6DC2">
      <w:pPr>
        <w:pStyle w:val="ListParagraph"/>
        <w:numPr>
          <w:ilvl w:val="0"/>
          <w:numId w:val="20"/>
        </w:numPr>
        <w:jc w:val="both"/>
        <w:rPr>
          <w:rFonts w:asciiTheme="majorHAnsi" w:hAnsiTheme="majorHAnsi"/>
          <w:b/>
          <w:bCs/>
        </w:rPr>
      </w:pPr>
      <w:r w:rsidRPr="002B10F0">
        <w:rPr>
          <w:rFonts w:asciiTheme="majorHAnsi" w:hAnsiTheme="majorHAnsi"/>
          <w:b/>
          <w:bCs/>
        </w:rPr>
        <w:t>Employee recruitment</w:t>
      </w:r>
    </w:p>
    <w:p w14:paraId="377375F1" w14:textId="77777777" w:rsidR="00247C8D" w:rsidRPr="002B10F0" w:rsidRDefault="00247C8D" w:rsidP="00CC6DC2">
      <w:pPr>
        <w:ind w:firstLine="720"/>
        <w:jc w:val="both"/>
        <w:rPr>
          <w:rFonts w:asciiTheme="majorHAnsi" w:hAnsiTheme="majorHAnsi"/>
          <w:sz w:val="22"/>
          <w:szCs w:val="22"/>
        </w:rPr>
      </w:pPr>
      <w:r w:rsidRPr="002B10F0">
        <w:rPr>
          <w:rFonts w:asciiTheme="majorHAnsi" w:hAnsiTheme="majorHAnsi"/>
          <w:sz w:val="22"/>
          <w:szCs w:val="22"/>
        </w:rPr>
        <w:t xml:space="preserve">The </w:t>
      </w:r>
      <w:r w:rsidR="00F4625D" w:rsidRPr="002B10F0">
        <w:rPr>
          <w:rFonts w:asciiTheme="majorHAnsi" w:hAnsiTheme="majorHAnsi"/>
          <w:sz w:val="22"/>
          <w:szCs w:val="22"/>
        </w:rPr>
        <w:t>employment status should be Employed.</w:t>
      </w:r>
    </w:p>
    <w:p w14:paraId="638065E1" w14:textId="77777777" w:rsidR="0030514C" w:rsidRPr="002B10F0" w:rsidRDefault="00B30732" w:rsidP="00CC6DC2">
      <w:pPr>
        <w:pStyle w:val="Heading3"/>
        <w:jc w:val="both"/>
        <w:rPr>
          <w:color w:val="auto"/>
        </w:rPr>
      </w:pPr>
      <w:r w:rsidRPr="002B10F0">
        <w:rPr>
          <w:color w:val="auto"/>
        </w:rPr>
        <w:t>Process Description</w:t>
      </w:r>
      <w:r w:rsidR="00C06AEE" w:rsidRPr="002B10F0">
        <w:rPr>
          <w:color w:val="auto"/>
        </w:rPr>
        <w:t>.</w:t>
      </w:r>
    </w:p>
    <w:p w14:paraId="4FD165F1" w14:textId="77777777" w:rsidR="00C06AEE" w:rsidRPr="002B10F0" w:rsidDel="00D45742" w:rsidRDefault="00C06AEE" w:rsidP="00CC6DC2">
      <w:pPr>
        <w:jc w:val="both"/>
        <w:rPr>
          <w:del w:id="178" w:author="Patience Duri" w:date="2019-09-12T16:59:00Z"/>
          <w:rFonts w:asciiTheme="majorHAnsi" w:hAnsiTheme="majorHAnsi"/>
          <w:lang w:val="en-ZW"/>
        </w:rPr>
      </w:pPr>
    </w:p>
    <w:p w14:paraId="2F40BC66" w14:textId="77777777" w:rsidR="00F31F70" w:rsidRPr="002B10F0" w:rsidRDefault="00DF0F12" w:rsidP="00CC6DC2">
      <w:pPr>
        <w:jc w:val="both"/>
        <w:rPr>
          <w:rFonts w:asciiTheme="majorHAnsi" w:hAnsiTheme="majorHAnsi"/>
          <w:lang w:val="en-ZW"/>
        </w:rPr>
      </w:pPr>
      <w:r w:rsidRPr="002B10F0">
        <w:rPr>
          <w:rFonts w:asciiTheme="majorHAnsi" w:hAnsiTheme="majorHAnsi"/>
          <w:lang w:val="en-ZW"/>
        </w:rPr>
        <w:t xml:space="preserve">The Employee contract record with relevant mine number can be selected for contract printing </w:t>
      </w:r>
    </w:p>
    <w:p w14:paraId="61885378" w14:textId="77777777" w:rsidR="00F31F70" w:rsidRPr="002B10F0" w:rsidRDefault="00DF0F12" w:rsidP="00CC6DC2">
      <w:pPr>
        <w:jc w:val="both"/>
        <w:rPr>
          <w:rFonts w:asciiTheme="majorHAnsi" w:hAnsiTheme="majorHAnsi"/>
          <w:lang w:val="en-ZW"/>
        </w:rPr>
      </w:pPr>
      <w:r w:rsidRPr="002B10F0">
        <w:rPr>
          <w:rFonts w:asciiTheme="majorHAnsi" w:hAnsiTheme="majorHAnsi"/>
          <w:lang w:val="en-ZW"/>
        </w:rPr>
        <w:t>For Shutdown projects a mass printing can be scheduled by selecting a Shutdown ID and printing all the contracts in the shutdown project.</w:t>
      </w:r>
    </w:p>
    <w:p w14:paraId="45F70832" w14:textId="77777777" w:rsidR="00DF0F12" w:rsidRPr="002B10F0" w:rsidRDefault="00C06AEE" w:rsidP="00CC6DC2">
      <w:pPr>
        <w:jc w:val="both"/>
        <w:rPr>
          <w:rFonts w:asciiTheme="majorHAnsi" w:hAnsiTheme="majorHAnsi"/>
          <w:b/>
          <w:bCs/>
          <w:sz w:val="22"/>
          <w:szCs w:val="22"/>
        </w:rPr>
      </w:pPr>
      <w:r w:rsidRPr="002B10F0">
        <w:rPr>
          <w:rFonts w:asciiTheme="majorHAnsi" w:hAnsiTheme="majorHAnsi"/>
          <w:lang w:val="en-ZW"/>
        </w:rPr>
        <w:t xml:space="preserve">Contracts must be archived </w:t>
      </w:r>
      <w:r w:rsidR="009338B4" w:rsidRPr="002B10F0">
        <w:rPr>
          <w:rFonts w:asciiTheme="majorHAnsi" w:hAnsiTheme="majorHAnsi"/>
          <w:lang w:val="en-ZW"/>
        </w:rPr>
        <w:t>in archive</w:t>
      </w:r>
      <w:r w:rsidRPr="002B10F0">
        <w:rPr>
          <w:rFonts w:asciiTheme="majorHAnsi" w:hAnsiTheme="majorHAnsi"/>
          <w:lang w:val="en-ZW"/>
        </w:rPr>
        <w:t xml:space="preserve"> for future reference </w:t>
      </w:r>
    </w:p>
    <w:p w14:paraId="31024BB1" w14:textId="77777777" w:rsidR="00DC2DF8" w:rsidRPr="002B10F0" w:rsidRDefault="00DC2DF8" w:rsidP="00CC6DC2">
      <w:pPr>
        <w:pStyle w:val="Heading3"/>
        <w:jc w:val="both"/>
        <w:rPr>
          <w:color w:val="auto"/>
        </w:rPr>
      </w:pPr>
      <w:r w:rsidRPr="002B10F0">
        <w:rPr>
          <w:color w:val="auto"/>
        </w:rPr>
        <w:t>Actors</w:t>
      </w:r>
    </w:p>
    <w:p w14:paraId="401EA3DC" w14:textId="77777777" w:rsidR="00DC2DF8"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Initiator (Human Resources Officer or Human Resources Assistant) </w:t>
      </w:r>
    </w:p>
    <w:p w14:paraId="7281119A" w14:textId="77777777" w:rsidR="00DC2DF8" w:rsidRPr="002B10F0" w:rsidRDefault="00DC2DF8" w:rsidP="00CC6DC2">
      <w:pPr>
        <w:pStyle w:val="Heading3"/>
        <w:jc w:val="both"/>
        <w:rPr>
          <w:color w:val="auto"/>
        </w:rPr>
      </w:pPr>
      <w:r w:rsidRPr="002B10F0">
        <w:rPr>
          <w:color w:val="auto"/>
        </w:rPr>
        <w:t>Workflow</w:t>
      </w:r>
    </w:p>
    <w:p w14:paraId="5C8D2340" w14:textId="77777777" w:rsidR="00DC2DF8" w:rsidRPr="002B10F0" w:rsidRDefault="00DC2DF8" w:rsidP="00CC6DC2">
      <w:pPr>
        <w:pStyle w:val="ListParagraph"/>
        <w:numPr>
          <w:ilvl w:val="0"/>
          <w:numId w:val="8"/>
        </w:numPr>
        <w:jc w:val="both"/>
        <w:rPr>
          <w:rFonts w:asciiTheme="majorHAnsi" w:hAnsiTheme="majorHAnsi"/>
        </w:rPr>
      </w:pPr>
      <w:r w:rsidRPr="002B10F0">
        <w:rPr>
          <w:rFonts w:asciiTheme="majorHAnsi" w:hAnsiTheme="majorHAnsi"/>
        </w:rPr>
        <w:t>None</w:t>
      </w:r>
      <w:r w:rsidR="00DF0F12" w:rsidRPr="002B10F0">
        <w:rPr>
          <w:rFonts w:asciiTheme="majorHAnsi" w:hAnsiTheme="majorHAnsi"/>
        </w:rPr>
        <w:t xml:space="preserve"> Required </w:t>
      </w:r>
    </w:p>
    <w:p w14:paraId="2D8E3414" w14:textId="77777777" w:rsidR="00DC2DF8" w:rsidRPr="002B10F0" w:rsidRDefault="00DC2DF8" w:rsidP="00CC6DC2">
      <w:pPr>
        <w:pStyle w:val="Heading3"/>
        <w:jc w:val="both"/>
        <w:rPr>
          <w:color w:val="auto"/>
        </w:rPr>
      </w:pPr>
      <w:r w:rsidRPr="002B10F0">
        <w:rPr>
          <w:color w:val="auto"/>
        </w:rPr>
        <w:t xml:space="preserve">Audit Trail </w:t>
      </w:r>
    </w:p>
    <w:p w14:paraId="4370B756" w14:textId="77777777" w:rsidR="000D0947"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Contract ID </w:t>
      </w:r>
    </w:p>
    <w:p w14:paraId="56363070" w14:textId="77777777" w:rsidR="00DF0F12" w:rsidRPr="002B10F0" w:rsidRDefault="00DF0F12" w:rsidP="00CC6DC2">
      <w:pPr>
        <w:pStyle w:val="ListParagraph"/>
        <w:numPr>
          <w:ilvl w:val="0"/>
          <w:numId w:val="8"/>
        </w:numPr>
        <w:jc w:val="both"/>
        <w:rPr>
          <w:rFonts w:asciiTheme="majorHAnsi" w:hAnsiTheme="majorHAnsi"/>
        </w:rPr>
      </w:pPr>
      <w:r w:rsidRPr="002B10F0">
        <w:rPr>
          <w:rFonts w:asciiTheme="majorHAnsi" w:hAnsiTheme="majorHAnsi"/>
        </w:rPr>
        <w:t xml:space="preserve">Shutdown ID </w:t>
      </w:r>
    </w:p>
    <w:p w14:paraId="77ED1C7D" w14:textId="77777777" w:rsidR="009338B4" w:rsidRPr="002B10F0" w:rsidRDefault="000D0947" w:rsidP="00CC6DC2">
      <w:pPr>
        <w:pStyle w:val="Heading2"/>
        <w:jc w:val="both"/>
        <w:rPr>
          <w:color w:val="auto"/>
        </w:rPr>
      </w:pPr>
      <w:r w:rsidRPr="002B10F0">
        <w:rPr>
          <w:color w:val="auto"/>
        </w:rPr>
        <w:t>Request for PPE</w:t>
      </w:r>
    </w:p>
    <w:p w14:paraId="5E6AE583" w14:textId="77777777" w:rsidR="009338B4" w:rsidRPr="002B10F0" w:rsidRDefault="009338B4" w:rsidP="00CC6DC2">
      <w:pPr>
        <w:ind w:left="576"/>
        <w:jc w:val="both"/>
        <w:rPr>
          <w:rFonts w:asciiTheme="majorHAnsi" w:hAnsiTheme="majorHAnsi"/>
          <w:lang w:val="en-ZW"/>
        </w:rPr>
      </w:pPr>
      <w:r w:rsidRPr="002B10F0">
        <w:rPr>
          <w:rFonts w:asciiTheme="majorHAnsi" w:hAnsiTheme="majorHAnsi" w:cs="Arial"/>
          <w:sz w:val="22"/>
          <w:szCs w:val="22"/>
          <w:shd w:val="clear" w:color="auto" w:fill="FFFFFF"/>
        </w:rPr>
        <w:t>Personal Protective Equipment selection matrix based on existing guidance from the SHE department</w:t>
      </w:r>
      <w:ins w:id="179" w:author="Patience Duri" w:date="2019-09-12T17:00:00Z">
        <w:r w:rsidR="00D45742">
          <w:rPr>
            <w:rFonts w:asciiTheme="majorHAnsi" w:hAnsiTheme="majorHAnsi" w:cs="Arial"/>
            <w:sz w:val="22"/>
            <w:szCs w:val="22"/>
            <w:shd w:val="clear" w:color="auto" w:fill="FFFFFF"/>
          </w:rPr>
          <w:t xml:space="preserve"> for</w:t>
        </w:r>
      </w:ins>
      <w:r w:rsidRPr="002B10F0">
        <w:rPr>
          <w:rFonts w:asciiTheme="majorHAnsi" w:hAnsiTheme="majorHAnsi" w:cs="Arial"/>
          <w:sz w:val="22"/>
          <w:szCs w:val="22"/>
          <w:shd w:val="clear" w:color="auto" w:fill="FFFFFF"/>
        </w:rPr>
        <w:t xml:space="preserve"> </w:t>
      </w:r>
      <w:del w:id="180" w:author="Patience Duri" w:date="2019-09-12T17:00:00Z">
        <w:r w:rsidRPr="002B10F0" w:rsidDel="00D45742">
          <w:rPr>
            <w:rFonts w:asciiTheme="majorHAnsi" w:hAnsiTheme="majorHAnsi" w:cs="Arial"/>
            <w:sz w:val="22"/>
            <w:szCs w:val="22"/>
            <w:shd w:val="clear" w:color="auto" w:fill="FFFFFF"/>
          </w:rPr>
          <w:delText xml:space="preserve">for diseases and harm, </w:delText>
        </w:r>
      </w:del>
      <w:r w:rsidRPr="002B10F0">
        <w:rPr>
          <w:rFonts w:asciiTheme="majorHAnsi" w:hAnsiTheme="majorHAnsi" w:cs="Arial"/>
          <w:sz w:val="22"/>
          <w:szCs w:val="22"/>
          <w:shd w:val="clear" w:color="auto" w:fill="FFFFFF"/>
        </w:rPr>
        <w:t>control and prevention</w:t>
      </w:r>
      <w:ins w:id="181" w:author="Patience Duri" w:date="2019-09-12T17:00:00Z">
        <w:r w:rsidR="00D45742">
          <w:rPr>
            <w:rFonts w:asciiTheme="majorHAnsi" w:hAnsiTheme="majorHAnsi" w:cs="Arial"/>
            <w:sz w:val="22"/>
            <w:szCs w:val="22"/>
            <w:shd w:val="clear" w:color="auto" w:fill="FFFFFF"/>
          </w:rPr>
          <w:t xml:space="preserve"> </w:t>
        </w:r>
        <w:del w:id="182" w:author="Administrator@COLVEST2.co.zw" w:date="2019-09-13T09:18:00Z">
          <w:r w:rsidR="00D45742" w:rsidDel="00AB4E07">
            <w:rPr>
              <w:rFonts w:asciiTheme="majorHAnsi" w:hAnsiTheme="majorHAnsi" w:cs="Arial"/>
              <w:sz w:val="22"/>
              <w:szCs w:val="22"/>
              <w:shd w:val="clear" w:color="auto" w:fill="FFFFFF"/>
            </w:rPr>
            <w:delText>ofrom</w:delText>
          </w:r>
        </w:del>
      </w:ins>
      <w:ins w:id="183" w:author="Administrator@COLVEST2.co.zw" w:date="2019-09-13T09:18:00Z">
        <w:r w:rsidR="00AB4E07">
          <w:rPr>
            <w:rFonts w:asciiTheme="majorHAnsi" w:hAnsiTheme="majorHAnsi" w:cs="Arial"/>
            <w:sz w:val="22"/>
            <w:szCs w:val="22"/>
            <w:shd w:val="clear" w:color="auto" w:fill="FFFFFF"/>
          </w:rPr>
          <w:t>from</w:t>
        </w:r>
      </w:ins>
      <w:ins w:id="184" w:author="Patience Duri" w:date="2019-09-12T17:00:00Z">
        <w:r w:rsidR="00D45742">
          <w:rPr>
            <w:rFonts w:asciiTheme="majorHAnsi" w:hAnsiTheme="majorHAnsi" w:cs="Arial"/>
            <w:sz w:val="22"/>
            <w:szCs w:val="22"/>
            <w:shd w:val="clear" w:color="auto" w:fill="FFFFFF"/>
          </w:rPr>
          <w:t xml:space="preserve"> </w:t>
        </w:r>
        <w:del w:id="185" w:author="Administrator@COLVEST2.co.zw" w:date="2019-09-13T09:18:00Z">
          <w:r w:rsidR="00D45742" w:rsidDel="00AB4E07">
            <w:rPr>
              <w:rFonts w:asciiTheme="majorHAnsi" w:hAnsiTheme="majorHAnsi" w:cs="Arial"/>
              <w:sz w:val="22"/>
              <w:szCs w:val="22"/>
              <w:shd w:val="clear" w:color="auto" w:fill="FFFFFF"/>
            </w:rPr>
            <w:delText>unfavourable</w:delText>
          </w:r>
        </w:del>
      </w:ins>
      <w:ins w:id="186" w:author="Administrator@COLVEST2.co.zw" w:date="2019-09-13T09:18:00Z">
        <w:r w:rsidR="00AB4E07">
          <w:rPr>
            <w:rFonts w:asciiTheme="majorHAnsi" w:hAnsiTheme="majorHAnsi" w:cs="Arial"/>
            <w:sz w:val="22"/>
            <w:szCs w:val="22"/>
            <w:shd w:val="clear" w:color="auto" w:fill="FFFFFF"/>
          </w:rPr>
          <w:t>unfavorable</w:t>
        </w:r>
      </w:ins>
      <w:ins w:id="187" w:author="Patience Duri" w:date="2019-09-12T17:00:00Z">
        <w:r w:rsidR="00D45742">
          <w:rPr>
            <w:rFonts w:asciiTheme="majorHAnsi" w:hAnsiTheme="majorHAnsi" w:cs="Arial"/>
            <w:sz w:val="22"/>
            <w:szCs w:val="22"/>
            <w:shd w:val="clear" w:color="auto" w:fill="FFFFFF"/>
          </w:rPr>
          <w:t xml:space="preserve"> working </w:t>
        </w:r>
        <w:del w:id="188" w:author="Administrator@COLVEST2.co.zw" w:date="2019-09-13T09:18:00Z">
          <w:r w:rsidR="00D45742" w:rsidDel="00AB4E07">
            <w:rPr>
              <w:rFonts w:asciiTheme="majorHAnsi" w:hAnsiTheme="majorHAnsi" w:cs="Arial"/>
              <w:sz w:val="22"/>
              <w:szCs w:val="22"/>
              <w:shd w:val="clear" w:color="auto" w:fill="FFFFFF"/>
            </w:rPr>
            <w:delText>cinditions</w:delText>
          </w:r>
        </w:del>
      </w:ins>
      <w:ins w:id="189" w:author="Administrator@COLVEST2.co.zw" w:date="2019-09-13T09:18:00Z">
        <w:r w:rsidR="00AB4E07">
          <w:rPr>
            <w:rFonts w:asciiTheme="majorHAnsi" w:hAnsiTheme="majorHAnsi" w:cs="Arial"/>
            <w:sz w:val="22"/>
            <w:szCs w:val="22"/>
            <w:shd w:val="clear" w:color="auto" w:fill="FFFFFF"/>
          </w:rPr>
          <w:t>conditions</w:t>
        </w:r>
      </w:ins>
      <w:r w:rsidRPr="002B10F0">
        <w:rPr>
          <w:rFonts w:asciiTheme="majorHAnsi" w:hAnsiTheme="majorHAnsi" w:cs="Arial"/>
          <w:sz w:val="22"/>
          <w:szCs w:val="22"/>
          <w:shd w:val="clear" w:color="auto" w:fill="FFFFFF"/>
        </w:rPr>
        <w:t>. The matrix directs users to which types of PPE to wear based on certain work activities or potential exposures.</w:t>
      </w:r>
    </w:p>
    <w:p w14:paraId="45F3C767" w14:textId="77777777" w:rsidR="000D0947" w:rsidRPr="002B10F0" w:rsidRDefault="000D0947" w:rsidP="00CC6DC2">
      <w:pPr>
        <w:pStyle w:val="Heading3"/>
        <w:jc w:val="both"/>
        <w:rPr>
          <w:color w:val="auto"/>
        </w:rPr>
      </w:pPr>
      <w:r w:rsidRPr="002B10F0">
        <w:rPr>
          <w:color w:val="auto"/>
        </w:rPr>
        <w:t>Preconditions</w:t>
      </w:r>
    </w:p>
    <w:p w14:paraId="34359B14" w14:textId="77777777" w:rsidR="009338B4" w:rsidRPr="002B10F0" w:rsidRDefault="009338B4" w:rsidP="00CC6DC2">
      <w:pPr>
        <w:jc w:val="both"/>
        <w:rPr>
          <w:rFonts w:asciiTheme="majorHAnsi" w:hAnsiTheme="majorHAnsi"/>
          <w:lang w:val="en-ZW"/>
        </w:rPr>
      </w:pPr>
    </w:p>
    <w:p w14:paraId="078B0DE2" w14:textId="77777777" w:rsidR="009338B4" w:rsidRPr="002B10F0" w:rsidRDefault="009338B4" w:rsidP="00CC6DC2">
      <w:pPr>
        <w:pStyle w:val="ListParagraph"/>
        <w:numPr>
          <w:ilvl w:val="0"/>
          <w:numId w:val="32"/>
        </w:numPr>
        <w:spacing w:line="256" w:lineRule="auto"/>
        <w:jc w:val="both"/>
        <w:rPr>
          <w:rFonts w:asciiTheme="majorHAnsi" w:hAnsiTheme="majorHAnsi"/>
        </w:rPr>
      </w:pPr>
      <w:r w:rsidRPr="002B10F0">
        <w:rPr>
          <w:rFonts w:asciiTheme="majorHAnsi" w:hAnsiTheme="majorHAnsi"/>
        </w:rPr>
        <w:t>Active Employment Contract</w:t>
      </w:r>
    </w:p>
    <w:p w14:paraId="7CA052BE" w14:textId="77777777" w:rsidR="00F3384B" w:rsidRPr="002B10F0" w:rsidRDefault="00F3384B" w:rsidP="00CC6DC2">
      <w:pPr>
        <w:pStyle w:val="ListParagraph"/>
        <w:numPr>
          <w:ilvl w:val="0"/>
          <w:numId w:val="32"/>
        </w:numPr>
        <w:spacing w:line="256" w:lineRule="auto"/>
        <w:jc w:val="both"/>
        <w:rPr>
          <w:rFonts w:asciiTheme="majorHAnsi" w:hAnsiTheme="majorHAnsi"/>
        </w:rPr>
      </w:pPr>
      <w:r w:rsidRPr="002B10F0">
        <w:rPr>
          <w:rFonts w:asciiTheme="majorHAnsi" w:hAnsiTheme="majorHAnsi"/>
        </w:rPr>
        <w:t xml:space="preserve">Type of Request </w:t>
      </w:r>
      <w:r w:rsidR="009E1570" w:rsidRPr="002B10F0">
        <w:rPr>
          <w:rFonts w:asciiTheme="majorHAnsi" w:hAnsiTheme="majorHAnsi"/>
        </w:rPr>
        <w:t>(New, Anniversary</w:t>
      </w:r>
      <w:r w:rsidRPr="002B10F0">
        <w:rPr>
          <w:rFonts w:asciiTheme="majorHAnsi" w:hAnsiTheme="majorHAnsi"/>
        </w:rPr>
        <w:t xml:space="preserve">, Incident) </w:t>
      </w:r>
    </w:p>
    <w:p w14:paraId="2D933358" w14:textId="77777777" w:rsidR="000D0947" w:rsidRPr="002B10F0" w:rsidRDefault="000D0947" w:rsidP="00CC6DC2">
      <w:pPr>
        <w:pStyle w:val="Heading3"/>
        <w:numPr>
          <w:ilvl w:val="2"/>
          <w:numId w:val="31"/>
        </w:numPr>
        <w:snapToGrid w:val="0"/>
        <w:spacing w:line="256" w:lineRule="auto"/>
        <w:ind w:left="720"/>
        <w:jc w:val="both"/>
        <w:rPr>
          <w:color w:val="auto"/>
        </w:rPr>
      </w:pPr>
      <w:r w:rsidRPr="002B10F0">
        <w:rPr>
          <w:color w:val="auto"/>
        </w:rPr>
        <w:t xml:space="preserve">Process Description </w:t>
      </w:r>
    </w:p>
    <w:p w14:paraId="0325753D" w14:textId="77777777" w:rsidR="00C06AEE" w:rsidRPr="002B10F0" w:rsidRDefault="00C06AEE" w:rsidP="00CC6DC2">
      <w:pPr>
        <w:jc w:val="both"/>
        <w:rPr>
          <w:rFonts w:asciiTheme="majorHAnsi" w:hAnsiTheme="majorHAnsi"/>
          <w:lang w:val="en-ZW"/>
        </w:rPr>
      </w:pPr>
    </w:p>
    <w:p w14:paraId="4F0F5676" w14:textId="77777777" w:rsidR="000D0947" w:rsidRPr="002B10F0" w:rsidRDefault="000D0947" w:rsidP="00CC6DC2">
      <w:pPr>
        <w:jc w:val="both"/>
        <w:rPr>
          <w:rFonts w:asciiTheme="majorHAnsi" w:hAnsiTheme="majorHAnsi" w:cs="Arial"/>
          <w:sz w:val="22"/>
          <w:szCs w:val="22"/>
          <w:shd w:val="clear" w:color="auto" w:fill="FFFFFF"/>
        </w:rPr>
      </w:pPr>
      <w:r w:rsidRPr="002B10F0">
        <w:rPr>
          <w:rFonts w:asciiTheme="majorHAnsi" w:hAnsiTheme="majorHAnsi" w:cs="Arial"/>
          <w:sz w:val="22"/>
          <w:szCs w:val="22"/>
          <w:shd w:val="clear" w:color="auto" w:fill="FFFFFF"/>
        </w:rPr>
        <w:t xml:space="preserve">The </w:t>
      </w:r>
      <w:r w:rsidR="009338B4" w:rsidRPr="002B10F0">
        <w:rPr>
          <w:rFonts w:asciiTheme="majorHAnsi" w:hAnsiTheme="majorHAnsi" w:cs="Arial"/>
          <w:sz w:val="22"/>
          <w:szCs w:val="22"/>
          <w:shd w:val="clear" w:color="auto" w:fill="FFFFFF"/>
        </w:rPr>
        <w:t>request for PPE</w:t>
      </w:r>
      <w:r w:rsidRPr="002B10F0">
        <w:rPr>
          <w:rFonts w:asciiTheme="majorHAnsi" w:hAnsiTheme="majorHAnsi" w:cs="Arial"/>
          <w:sz w:val="22"/>
          <w:szCs w:val="22"/>
          <w:shd w:val="clear" w:color="auto" w:fill="FFFFFF"/>
        </w:rPr>
        <w:t xml:space="preserve"> is </w:t>
      </w:r>
      <w:r w:rsidR="00D010A3" w:rsidRPr="002B10F0">
        <w:rPr>
          <w:rFonts w:asciiTheme="majorHAnsi" w:hAnsiTheme="majorHAnsi" w:cs="Arial"/>
          <w:sz w:val="22"/>
          <w:szCs w:val="22"/>
          <w:shd w:val="clear" w:color="auto" w:fill="FFFFFF"/>
        </w:rPr>
        <w:t>handled as follows,</w:t>
      </w:r>
    </w:p>
    <w:p w14:paraId="1A74DAA4" w14:textId="77777777" w:rsidR="000D0947" w:rsidRPr="002B10F0" w:rsidRDefault="000D0947" w:rsidP="00CC6DC2">
      <w:pPr>
        <w:pStyle w:val="ListParagraph"/>
        <w:numPr>
          <w:ilvl w:val="0"/>
          <w:numId w:val="33"/>
        </w:numPr>
        <w:spacing w:line="256" w:lineRule="auto"/>
        <w:jc w:val="both"/>
        <w:rPr>
          <w:rFonts w:asciiTheme="majorHAnsi" w:hAnsiTheme="majorHAnsi" w:cs="Arial"/>
          <w:shd w:val="clear" w:color="auto" w:fill="FFFFFF"/>
        </w:rPr>
      </w:pPr>
      <w:r w:rsidRPr="002B10F0">
        <w:rPr>
          <w:rFonts w:asciiTheme="majorHAnsi" w:hAnsiTheme="majorHAnsi" w:cs="Arial"/>
          <w:shd w:val="clear" w:color="auto" w:fill="FFFFFF"/>
        </w:rPr>
        <w:t>New Employee</w:t>
      </w:r>
      <w:r w:rsidR="00B37AC1" w:rsidRPr="002B10F0">
        <w:rPr>
          <w:rFonts w:asciiTheme="majorHAnsi" w:hAnsiTheme="majorHAnsi" w:cs="Arial"/>
          <w:shd w:val="clear" w:color="auto" w:fill="FFFFFF"/>
        </w:rPr>
        <w:t xml:space="preserve"> </w:t>
      </w:r>
    </w:p>
    <w:p w14:paraId="0FF49408" w14:textId="77777777" w:rsidR="00237ACB" w:rsidRPr="002B10F0" w:rsidRDefault="009338B4" w:rsidP="00CC6DC2">
      <w:pPr>
        <w:jc w:val="both"/>
        <w:rPr>
          <w:rFonts w:asciiTheme="majorHAnsi" w:hAnsiTheme="majorHAnsi" w:cs="Arial"/>
          <w:shd w:val="clear" w:color="auto" w:fill="FFFFFF"/>
        </w:rPr>
      </w:pPr>
      <w:r w:rsidRPr="002B10F0">
        <w:rPr>
          <w:rFonts w:asciiTheme="majorHAnsi" w:hAnsiTheme="majorHAnsi" w:cs="Arial"/>
          <w:shd w:val="clear" w:color="auto" w:fill="FFFFFF"/>
        </w:rPr>
        <w:t>After a</w:t>
      </w:r>
      <w:r w:rsidR="000D0947" w:rsidRPr="002B10F0">
        <w:rPr>
          <w:rFonts w:asciiTheme="majorHAnsi" w:hAnsiTheme="majorHAnsi" w:cs="Arial"/>
          <w:shd w:val="clear" w:color="auto" w:fill="FFFFFF"/>
        </w:rPr>
        <w:t xml:space="preserve"> new employee is recruited the HR </w:t>
      </w:r>
      <w:r w:rsidR="003174A1" w:rsidRPr="002B10F0">
        <w:rPr>
          <w:rFonts w:asciiTheme="majorHAnsi" w:hAnsiTheme="majorHAnsi" w:cs="Arial"/>
          <w:shd w:val="clear" w:color="auto" w:fill="FFFFFF"/>
        </w:rPr>
        <w:t>Assistant</w:t>
      </w:r>
      <w:r w:rsidRPr="002B10F0">
        <w:rPr>
          <w:rFonts w:asciiTheme="majorHAnsi" w:hAnsiTheme="majorHAnsi" w:cs="Arial"/>
          <w:shd w:val="clear" w:color="auto" w:fill="FFFFFF"/>
        </w:rPr>
        <w:t xml:space="preserve"> </w:t>
      </w:r>
      <w:r w:rsidRPr="002B10F0">
        <w:rPr>
          <w:rFonts w:asciiTheme="majorHAnsi" w:hAnsiTheme="majorHAnsi"/>
        </w:rPr>
        <w:t>raises</w:t>
      </w:r>
      <w:r w:rsidR="000D0947" w:rsidRPr="002B10F0">
        <w:rPr>
          <w:rFonts w:asciiTheme="majorHAnsi" w:hAnsiTheme="majorHAnsi"/>
        </w:rPr>
        <w:t xml:space="preserve"> a</w:t>
      </w:r>
      <w:r w:rsidR="000F7DD2" w:rsidRPr="002B10F0">
        <w:rPr>
          <w:rFonts w:asciiTheme="majorHAnsi" w:hAnsiTheme="majorHAnsi"/>
        </w:rPr>
        <w:t>n</w:t>
      </w:r>
      <w:r w:rsidR="000D0947" w:rsidRPr="002B10F0">
        <w:rPr>
          <w:rFonts w:asciiTheme="majorHAnsi" w:hAnsiTheme="majorHAnsi"/>
        </w:rPr>
        <w:t xml:space="preserve"> </w:t>
      </w:r>
      <w:r w:rsidR="000F7DD2" w:rsidRPr="002B10F0">
        <w:rPr>
          <w:rFonts w:asciiTheme="majorHAnsi" w:hAnsiTheme="majorHAnsi"/>
        </w:rPr>
        <w:t>i</w:t>
      </w:r>
      <w:r w:rsidRPr="002B10F0">
        <w:rPr>
          <w:rFonts w:asciiTheme="majorHAnsi" w:hAnsiTheme="majorHAnsi"/>
        </w:rPr>
        <w:t xml:space="preserve">nternal </w:t>
      </w:r>
      <w:r w:rsidR="000D0947" w:rsidRPr="002B10F0">
        <w:rPr>
          <w:rFonts w:asciiTheme="majorHAnsi" w:hAnsiTheme="majorHAnsi"/>
        </w:rPr>
        <w:t xml:space="preserve">requisition for </w:t>
      </w:r>
      <w:r w:rsidRPr="002B10F0">
        <w:rPr>
          <w:rFonts w:asciiTheme="majorHAnsi" w:hAnsiTheme="majorHAnsi"/>
        </w:rPr>
        <w:t>PPE for the New Employee</w:t>
      </w:r>
      <w:r w:rsidR="000D0947" w:rsidRPr="002B10F0">
        <w:rPr>
          <w:rFonts w:asciiTheme="majorHAnsi" w:hAnsiTheme="majorHAnsi" w:cs="Arial"/>
          <w:shd w:val="clear" w:color="auto" w:fill="FFFFFF"/>
        </w:rPr>
        <w:t>.</w:t>
      </w:r>
      <w:r w:rsidRPr="002B10F0">
        <w:rPr>
          <w:rFonts w:asciiTheme="majorHAnsi" w:hAnsiTheme="majorHAnsi" w:cs="Arial"/>
          <w:shd w:val="clear" w:color="auto" w:fill="FFFFFF"/>
        </w:rPr>
        <w:t xml:space="preserve"> The Configured PPE matrix will then be used to determine the relevant PPE </w:t>
      </w:r>
      <w:del w:id="190" w:author="Patience Duri" w:date="2019-09-12T17:01:00Z">
        <w:r w:rsidRPr="002B10F0" w:rsidDel="00D45742">
          <w:rPr>
            <w:rFonts w:asciiTheme="majorHAnsi" w:hAnsiTheme="majorHAnsi" w:cs="Arial"/>
            <w:shd w:val="clear" w:color="auto" w:fill="FFFFFF"/>
          </w:rPr>
          <w:delText xml:space="preserve">equipment </w:delText>
        </w:r>
      </w:del>
      <w:r w:rsidRPr="002B10F0">
        <w:rPr>
          <w:rFonts w:asciiTheme="majorHAnsi" w:hAnsiTheme="majorHAnsi" w:cs="Arial"/>
          <w:shd w:val="clear" w:color="auto" w:fill="FFFFFF"/>
        </w:rPr>
        <w:t>to issue and the applicable anniversary dates for Equipment issued.</w:t>
      </w:r>
    </w:p>
    <w:p w14:paraId="34DFB134" w14:textId="77777777" w:rsidR="002D2535" w:rsidRPr="002B10F0" w:rsidRDefault="009338B4" w:rsidP="00CC6DC2">
      <w:pPr>
        <w:jc w:val="both"/>
        <w:rPr>
          <w:rFonts w:asciiTheme="majorHAnsi" w:hAnsiTheme="majorHAnsi" w:cs="Arial"/>
          <w:shd w:val="clear" w:color="auto" w:fill="FFFFFF"/>
        </w:rPr>
      </w:pPr>
      <w:r w:rsidRPr="002B10F0">
        <w:rPr>
          <w:rFonts w:asciiTheme="majorHAnsi" w:hAnsiTheme="majorHAnsi" w:cs="Arial"/>
          <w:shd w:val="clear" w:color="auto" w:fill="FFFFFF"/>
        </w:rPr>
        <w:t xml:space="preserve">The Request </w:t>
      </w:r>
      <w:r w:rsidR="00F7752F" w:rsidRPr="002B10F0">
        <w:rPr>
          <w:rFonts w:asciiTheme="majorHAnsi" w:hAnsiTheme="majorHAnsi" w:cs="Arial"/>
          <w:shd w:val="clear" w:color="auto" w:fill="FFFFFF"/>
        </w:rPr>
        <w:t>is</w:t>
      </w:r>
      <w:r w:rsidRPr="002B10F0">
        <w:rPr>
          <w:rFonts w:asciiTheme="majorHAnsi" w:hAnsiTheme="majorHAnsi" w:cs="Arial"/>
          <w:shd w:val="clear" w:color="auto" w:fill="FFFFFF"/>
        </w:rPr>
        <w:t xml:space="preserve"> forwarded to the Head </w:t>
      </w:r>
      <w:r w:rsidR="00D010A3" w:rsidRPr="002B10F0">
        <w:rPr>
          <w:rFonts w:asciiTheme="majorHAnsi" w:hAnsiTheme="majorHAnsi" w:cs="Arial"/>
          <w:shd w:val="clear" w:color="auto" w:fill="FFFFFF"/>
        </w:rPr>
        <w:t>of</w:t>
      </w:r>
      <w:r w:rsidRPr="002B10F0">
        <w:rPr>
          <w:rFonts w:asciiTheme="majorHAnsi" w:hAnsiTheme="majorHAnsi" w:cs="Arial"/>
          <w:shd w:val="clear" w:color="auto" w:fill="FFFFFF"/>
        </w:rPr>
        <w:t xml:space="preserve"> Section</w:t>
      </w:r>
      <w:r w:rsidR="009E1570" w:rsidRPr="002B10F0">
        <w:rPr>
          <w:rFonts w:asciiTheme="majorHAnsi" w:hAnsiTheme="majorHAnsi" w:cs="Arial"/>
          <w:shd w:val="clear" w:color="auto" w:fill="FFFFFF"/>
        </w:rPr>
        <w:t xml:space="preserve"> (HR Officer)</w:t>
      </w:r>
      <w:r w:rsidRPr="002B10F0">
        <w:rPr>
          <w:rFonts w:asciiTheme="majorHAnsi" w:hAnsiTheme="majorHAnsi" w:cs="Arial"/>
          <w:shd w:val="clear" w:color="auto" w:fill="FFFFFF"/>
        </w:rPr>
        <w:t xml:space="preserve"> for </w:t>
      </w:r>
      <w:r w:rsidR="00D010A3" w:rsidRPr="002B10F0">
        <w:rPr>
          <w:rFonts w:asciiTheme="majorHAnsi" w:hAnsiTheme="majorHAnsi" w:cs="Arial"/>
          <w:shd w:val="clear" w:color="auto" w:fill="FFFFFF"/>
        </w:rPr>
        <w:t>Approval. Once the approval has been granted the request will be routed to Stores (Accounting Assistant -Inventory for issuing)</w:t>
      </w:r>
      <w:r w:rsidR="000F7DD2" w:rsidRPr="002B10F0">
        <w:rPr>
          <w:rFonts w:asciiTheme="majorHAnsi" w:hAnsiTheme="majorHAnsi" w:cs="Arial"/>
          <w:shd w:val="clear" w:color="auto" w:fill="FFFFFF"/>
        </w:rPr>
        <w:t xml:space="preserve">. </w:t>
      </w:r>
    </w:p>
    <w:p w14:paraId="049DD782" w14:textId="77777777" w:rsidR="002D2535" w:rsidRPr="002B10F0" w:rsidRDefault="002D2535" w:rsidP="00CC6DC2">
      <w:pPr>
        <w:jc w:val="both"/>
        <w:rPr>
          <w:rFonts w:asciiTheme="majorHAnsi" w:hAnsiTheme="majorHAnsi" w:cs="Arial"/>
          <w:shd w:val="clear" w:color="auto" w:fill="FFFFFF"/>
        </w:rPr>
      </w:pPr>
    </w:p>
    <w:p w14:paraId="366151DF" w14:textId="77777777" w:rsidR="000D0947" w:rsidRPr="002B10F0" w:rsidRDefault="000D0947" w:rsidP="00CC6DC2">
      <w:pPr>
        <w:pStyle w:val="ListParagraph"/>
        <w:numPr>
          <w:ilvl w:val="0"/>
          <w:numId w:val="33"/>
        </w:numPr>
        <w:jc w:val="both"/>
        <w:rPr>
          <w:rFonts w:asciiTheme="majorHAnsi" w:hAnsiTheme="majorHAnsi" w:cs="Arial"/>
          <w:shd w:val="clear" w:color="auto" w:fill="FFFFFF"/>
        </w:rPr>
      </w:pPr>
      <w:r w:rsidRPr="002B10F0">
        <w:rPr>
          <w:rFonts w:asciiTheme="majorHAnsi" w:hAnsiTheme="majorHAnsi" w:cs="Arial"/>
          <w:shd w:val="clear" w:color="auto" w:fill="FFFFFF"/>
        </w:rPr>
        <w:lastRenderedPageBreak/>
        <w:t xml:space="preserve">Anniversary </w:t>
      </w:r>
    </w:p>
    <w:p w14:paraId="4E8EA1F7" w14:textId="77777777" w:rsidR="000F7DD2" w:rsidRPr="002B10F0" w:rsidRDefault="000F7DD2" w:rsidP="00CC6DC2">
      <w:pPr>
        <w:jc w:val="both"/>
        <w:rPr>
          <w:rFonts w:asciiTheme="majorHAnsi" w:hAnsiTheme="majorHAnsi" w:cs="Arial"/>
          <w:shd w:val="clear" w:color="auto" w:fill="FFFFFF"/>
        </w:rPr>
      </w:pPr>
      <w:r w:rsidRPr="002B10F0">
        <w:rPr>
          <w:rFonts w:asciiTheme="majorHAnsi" w:hAnsiTheme="majorHAnsi" w:cs="Arial"/>
          <w:shd w:val="clear" w:color="auto" w:fill="FFFFFF"/>
        </w:rPr>
        <w:t xml:space="preserve">When Employee PPE has reached the Anniversary, the Employee raises a requisition for new PPE. The HR </w:t>
      </w:r>
      <w:r w:rsidR="009B77C3" w:rsidRPr="002B10F0">
        <w:rPr>
          <w:rFonts w:asciiTheme="majorHAnsi" w:hAnsiTheme="majorHAnsi" w:cs="Arial"/>
          <w:shd w:val="clear" w:color="auto" w:fill="FFFFFF"/>
        </w:rPr>
        <w:t>Assistant</w:t>
      </w:r>
      <w:r w:rsidRPr="002B10F0">
        <w:rPr>
          <w:rFonts w:asciiTheme="majorHAnsi" w:hAnsiTheme="majorHAnsi" w:cs="Arial"/>
          <w:shd w:val="clear" w:color="auto" w:fill="FFFFFF"/>
        </w:rPr>
        <w:t xml:space="preserve"> </w:t>
      </w:r>
      <w:r w:rsidR="00145434" w:rsidRPr="002B10F0">
        <w:rPr>
          <w:rFonts w:asciiTheme="majorHAnsi" w:hAnsiTheme="majorHAnsi" w:cs="Arial"/>
          <w:shd w:val="clear" w:color="auto" w:fill="FFFFFF"/>
        </w:rPr>
        <w:t>C</w:t>
      </w:r>
      <w:r w:rsidRPr="002B10F0">
        <w:rPr>
          <w:rFonts w:asciiTheme="majorHAnsi" w:hAnsiTheme="majorHAnsi" w:cs="Arial"/>
          <w:shd w:val="clear" w:color="auto" w:fill="FFFFFF"/>
        </w:rPr>
        <w:t>heck</w:t>
      </w:r>
      <w:r w:rsidR="002D2535" w:rsidRPr="002B10F0">
        <w:rPr>
          <w:rFonts w:asciiTheme="majorHAnsi" w:hAnsiTheme="majorHAnsi" w:cs="Arial"/>
          <w:shd w:val="clear" w:color="auto" w:fill="FFFFFF"/>
        </w:rPr>
        <w:t>s</w:t>
      </w:r>
      <w:r w:rsidRPr="002B10F0">
        <w:rPr>
          <w:rFonts w:asciiTheme="majorHAnsi" w:hAnsiTheme="majorHAnsi" w:cs="Arial"/>
          <w:shd w:val="clear" w:color="auto" w:fill="FFFFFF"/>
        </w:rPr>
        <w:t xml:space="preserve"> the </w:t>
      </w:r>
      <w:r w:rsidR="002D2535" w:rsidRPr="002B10F0">
        <w:rPr>
          <w:rFonts w:asciiTheme="majorHAnsi" w:hAnsiTheme="majorHAnsi" w:cs="Arial"/>
          <w:shd w:val="clear" w:color="auto" w:fill="FFFFFF"/>
        </w:rPr>
        <w:t>Employees PPE Issued Status against</w:t>
      </w:r>
      <w:r w:rsidRPr="002B10F0">
        <w:rPr>
          <w:rFonts w:asciiTheme="majorHAnsi" w:hAnsiTheme="majorHAnsi" w:cs="Arial"/>
          <w:shd w:val="clear" w:color="auto" w:fill="FFFFFF"/>
        </w:rPr>
        <w:t xml:space="preserve"> the </w:t>
      </w:r>
      <w:r w:rsidR="002D2535" w:rsidRPr="002B10F0">
        <w:rPr>
          <w:rFonts w:asciiTheme="majorHAnsi" w:hAnsiTheme="majorHAnsi" w:cs="Arial"/>
          <w:shd w:val="clear" w:color="auto" w:fill="FFFFFF"/>
        </w:rPr>
        <w:t xml:space="preserve">PPE </w:t>
      </w:r>
      <w:r w:rsidRPr="002B10F0">
        <w:rPr>
          <w:rFonts w:asciiTheme="majorHAnsi" w:hAnsiTheme="majorHAnsi" w:cs="Arial"/>
          <w:shd w:val="clear" w:color="auto" w:fill="FFFFFF"/>
        </w:rPr>
        <w:t>Matrix</w:t>
      </w:r>
      <w:r w:rsidR="002D2535" w:rsidRPr="002B10F0">
        <w:rPr>
          <w:rFonts w:asciiTheme="majorHAnsi" w:hAnsiTheme="majorHAnsi" w:cs="Arial"/>
          <w:shd w:val="clear" w:color="auto" w:fill="FFFFFF"/>
        </w:rPr>
        <w:t>.</w:t>
      </w:r>
      <w:r w:rsidRPr="002B10F0">
        <w:rPr>
          <w:rFonts w:asciiTheme="majorHAnsi" w:hAnsiTheme="majorHAnsi" w:cs="Arial"/>
          <w:shd w:val="clear" w:color="auto" w:fill="FFFFFF"/>
        </w:rPr>
        <w:t xml:space="preserve"> </w:t>
      </w:r>
      <w:r w:rsidR="002D2535" w:rsidRPr="002B10F0">
        <w:rPr>
          <w:rFonts w:asciiTheme="majorHAnsi" w:hAnsiTheme="majorHAnsi" w:cs="Arial"/>
          <w:shd w:val="clear" w:color="auto" w:fill="FFFFFF"/>
        </w:rPr>
        <w:t>I</w:t>
      </w:r>
      <w:r w:rsidRPr="002B10F0">
        <w:rPr>
          <w:rFonts w:asciiTheme="majorHAnsi" w:hAnsiTheme="majorHAnsi" w:cs="Arial"/>
          <w:shd w:val="clear" w:color="auto" w:fill="FFFFFF"/>
        </w:rPr>
        <w:t>f the PPE has reached anniversary</w:t>
      </w:r>
      <w:r w:rsidR="002D2535" w:rsidRPr="002B10F0">
        <w:rPr>
          <w:rFonts w:asciiTheme="majorHAnsi" w:hAnsiTheme="majorHAnsi" w:cs="Arial"/>
          <w:shd w:val="clear" w:color="auto" w:fill="FFFFFF"/>
        </w:rPr>
        <w:t xml:space="preserve"> </w:t>
      </w:r>
      <w:r w:rsidRPr="002B10F0">
        <w:rPr>
          <w:rFonts w:asciiTheme="majorHAnsi" w:hAnsiTheme="majorHAnsi" w:cs="Arial"/>
          <w:shd w:val="clear" w:color="auto" w:fill="FFFFFF"/>
        </w:rPr>
        <w:t xml:space="preserve">the HR </w:t>
      </w:r>
      <w:r w:rsidR="009B77C3" w:rsidRPr="002B10F0">
        <w:rPr>
          <w:rFonts w:asciiTheme="majorHAnsi" w:hAnsiTheme="majorHAnsi" w:cs="Arial"/>
          <w:shd w:val="clear" w:color="auto" w:fill="FFFFFF"/>
        </w:rPr>
        <w:t>Assistant</w:t>
      </w:r>
      <w:r w:rsidRPr="002B10F0">
        <w:rPr>
          <w:rFonts w:asciiTheme="majorHAnsi" w:hAnsiTheme="majorHAnsi" w:cs="Arial"/>
          <w:shd w:val="clear" w:color="auto" w:fill="FFFFFF"/>
        </w:rPr>
        <w:t xml:space="preserve"> </w:t>
      </w:r>
      <w:r w:rsidRPr="002B10F0">
        <w:rPr>
          <w:rFonts w:asciiTheme="majorHAnsi" w:hAnsiTheme="majorHAnsi"/>
        </w:rPr>
        <w:t xml:space="preserve">raises an internal requisition for </w:t>
      </w:r>
      <w:r w:rsidR="002D2535" w:rsidRPr="002B10F0">
        <w:rPr>
          <w:rFonts w:asciiTheme="majorHAnsi" w:hAnsiTheme="majorHAnsi"/>
        </w:rPr>
        <w:t>the Employee’s</w:t>
      </w:r>
      <w:r w:rsidRPr="002B10F0">
        <w:rPr>
          <w:rFonts w:asciiTheme="majorHAnsi" w:hAnsiTheme="majorHAnsi"/>
        </w:rPr>
        <w:t xml:space="preserve"> </w:t>
      </w:r>
      <w:r w:rsidR="009B77C3" w:rsidRPr="002B10F0">
        <w:rPr>
          <w:rFonts w:asciiTheme="majorHAnsi" w:hAnsiTheme="majorHAnsi"/>
        </w:rPr>
        <w:t>PPE renewal</w:t>
      </w:r>
      <w:r w:rsidRPr="002B10F0">
        <w:rPr>
          <w:rFonts w:asciiTheme="majorHAnsi" w:hAnsiTheme="majorHAnsi" w:cs="Arial"/>
          <w:shd w:val="clear" w:color="auto" w:fill="FFFFFF"/>
        </w:rPr>
        <w:t xml:space="preserve">. </w:t>
      </w:r>
      <w:r w:rsidR="00190E9A" w:rsidRPr="002B10F0">
        <w:rPr>
          <w:rFonts w:asciiTheme="majorHAnsi" w:hAnsiTheme="majorHAnsi" w:cs="Arial"/>
          <w:shd w:val="clear" w:color="auto" w:fill="FFFFFF"/>
        </w:rPr>
        <w:t xml:space="preserve">The Configured PPE matrix will then be used to determine the relevant PPE </w:t>
      </w:r>
      <w:del w:id="191" w:author="Patience Duri" w:date="2019-09-12T17:01:00Z">
        <w:r w:rsidR="00190E9A" w:rsidRPr="002B10F0" w:rsidDel="00D45742">
          <w:rPr>
            <w:rFonts w:asciiTheme="majorHAnsi" w:hAnsiTheme="majorHAnsi" w:cs="Arial"/>
            <w:shd w:val="clear" w:color="auto" w:fill="FFFFFF"/>
          </w:rPr>
          <w:delText xml:space="preserve">equipment </w:delText>
        </w:r>
      </w:del>
      <w:r w:rsidR="00190E9A" w:rsidRPr="002B10F0">
        <w:rPr>
          <w:rFonts w:asciiTheme="majorHAnsi" w:hAnsiTheme="majorHAnsi" w:cs="Arial"/>
          <w:shd w:val="clear" w:color="auto" w:fill="FFFFFF"/>
        </w:rPr>
        <w:t xml:space="preserve">to issue and the applicable anniversary dates for Equipment issued. </w:t>
      </w:r>
      <w:r w:rsidR="009B77C3" w:rsidRPr="002B10F0">
        <w:rPr>
          <w:rFonts w:asciiTheme="majorHAnsi" w:hAnsiTheme="majorHAnsi" w:cs="Arial"/>
          <w:shd w:val="clear" w:color="auto" w:fill="FFFFFF"/>
        </w:rPr>
        <w:t>The Head of Section (HR Officer)</w:t>
      </w:r>
      <w:r w:rsidR="0095790A" w:rsidRPr="002B10F0">
        <w:rPr>
          <w:rFonts w:asciiTheme="majorHAnsi" w:hAnsiTheme="majorHAnsi" w:cs="Arial"/>
          <w:shd w:val="clear" w:color="auto" w:fill="FFFFFF"/>
        </w:rPr>
        <w:t xml:space="preserve"> approves the requisition for renewal PPE. Once the requisition is approved</w:t>
      </w:r>
      <w:r w:rsidR="00190E9A" w:rsidRPr="002B10F0">
        <w:rPr>
          <w:rFonts w:asciiTheme="majorHAnsi" w:hAnsiTheme="majorHAnsi" w:cs="Arial"/>
          <w:shd w:val="clear" w:color="auto" w:fill="FFFFFF"/>
        </w:rPr>
        <w:t xml:space="preserve"> the</w:t>
      </w:r>
      <w:r w:rsidR="009B77C3" w:rsidRPr="002B10F0">
        <w:rPr>
          <w:rFonts w:asciiTheme="majorHAnsi" w:hAnsiTheme="majorHAnsi" w:cs="Arial"/>
          <w:shd w:val="clear" w:color="auto" w:fill="FFFFFF"/>
        </w:rPr>
        <w:t xml:space="preserve"> </w:t>
      </w:r>
      <w:r w:rsidR="00190E9A" w:rsidRPr="002B10F0">
        <w:rPr>
          <w:rFonts w:asciiTheme="majorHAnsi" w:hAnsiTheme="majorHAnsi" w:cs="Arial"/>
          <w:shd w:val="clear" w:color="auto" w:fill="FFFFFF"/>
        </w:rPr>
        <w:t xml:space="preserve">request will be routed to Stores (Accounting Assistant -Inventory for issuing). </w:t>
      </w:r>
    </w:p>
    <w:p w14:paraId="50E86549" w14:textId="77777777" w:rsidR="000D0947" w:rsidRPr="002B10F0" w:rsidRDefault="000D0947" w:rsidP="00CC6DC2">
      <w:pPr>
        <w:pStyle w:val="ListParagraph"/>
        <w:numPr>
          <w:ilvl w:val="0"/>
          <w:numId w:val="33"/>
        </w:numPr>
        <w:spacing w:line="256" w:lineRule="auto"/>
        <w:jc w:val="both"/>
        <w:rPr>
          <w:rFonts w:asciiTheme="majorHAnsi" w:hAnsiTheme="majorHAnsi" w:cs="Arial"/>
          <w:shd w:val="clear" w:color="auto" w:fill="FFFFFF"/>
        </w:rPr>
      </w:pPr>
      <w:r w:rsidRPr="002B10F0">
        <w:rPr>
          <w:rFonts w:asciiTheme="majorHAnsi" w:hAnsiTheme="majorHAnsi" w:cs="Arial"/>
          <w:shd w:val="clear" w:color="auto" w:fill="FFFFFF"/>
        </w:rPr>
        <w:t>Incident</w:t>
      </w:r>
      <w:r w:rsidR="00480389" w:rsidRPr="002B10F0">
        <w:rPr>
          <w:rFonts w:asciiTheme="majorHAnsi" w:hAnsiTheme="majorHAnsi" w:cs="Arial"/>
          <w:shd w:val="clear" w:color="auto" w:fill="FFFFFF"/>
        </w:rPr>
        <w:t xml:space="preserve"> </w:t>
      </w:r>
    </w:p>
    <w:p w14:paraId="7E827237" w14:textId="77777777" w:rsidR="002D2535" w:rsidRPr="002B10F0" w:rsidRDefault="002D2535" w:rsidP="00CC6DC2">
      <w:pPr>
        <w:jc w:val="both"/>
        <w:rPr>
          <w:rFonts w:asciiTheme="majorHAnsi" w:hAnsiTheme="majorHAnsi" w:cs="Arial"/>
          <w:shd w:val="clear" w:color="auto" w:fill="FFFFFF"/>
        </w:rPr>
      </w:pPr>
      <w:r w:rsidRPr="002B10F0">
        <w:rPr>
          <w:rFonts w:asciiTheme="majorHAnsi" w:hAnsiTheme="majorHAnsi" w:cs="Arial"/>
          <w:shd w:val="clear" w:color="auto" w:fill="FFFFFF"/>
        </w:rPr>
        <w:t>An incident is when</w:t>
      </w:r>
      <w:r w:rsidR="000D0947" w:rsidRPr="002B10F0">
        <w:rPr>
          <w:rFonts w:asciiTheme="majorHAnsi" w:hAnsiTheme="majorHAnsi" w:cs="Arial"/>
          <w:shd w:val="clear" w:color="auto" w:fill="FFFFFF"/>
        </w:rPr>
        <w:t xml:space="preserve"> employees </w:t>
      </w:r>
      <w:r w:rsidR="00190E9A" w:rsidRPr="002B10F0">
        <w:rPr>
          <w:rFonts w:asciiTheme="majorHAnsi" w:hAnsiTheme="majorHAnsi" w:cs="Arial"/>
          <w:shd w:val="clear" w:color="auto" w:fill="FFFFFF"/>
        </w:rPr>
        <w:t>PPE</w:t>
      </w:r>
      <w:r w:rsidR="000D0947" w:rsidRPr="002B10F0">
        <w:rPr>
          <w:rFonts w:asciiTheme="majorHAnsi" w:hAnsiTheme="majorHAnsi" w:cs="Arial"/>
          <w:shd w:val="clear" w:color="auto" w:fill="FFFFFF"/>
        </w:rPr>
        <w:t xml:space="preserve"> has been damaged or stolen</w:t>
      </w:r>
      <w:r w:rsidRPr="002B10F0">
        <w:rPr>
          <w:rFonts w:asciiTheme="majorHAnsi" w:hAnsiTheme="majorHAnsi" w:cs="Arial"/>
          <w:shd w:val="clear" w:color="auto" w:fill="FFFFFF"/>
        </w:rPr>
        <w:t xml:space="preserve"> before it has reached its anniversary date</w:t>
      </w:r>
      <w:r w:rsidR="000D0947" w:rsidRPr="002B10F0">
        <w:rPr>
          <w:rFonts w:asciiTheme="majorHAnsi" w:hAnsiTheme="majorHAnsi" w:cs="Arial"/>
          <w:shd w:val="clear" w:color="auto" w:fill="FFFFFF"/>
        </w:rPr>
        <w:t xml:space="preserve">. </w:t>
      </w:r>
      <w:r w:rsidR="00190E9A" w:rsidRPr="002B10F0">
        <w:rPr>
          <w:rFonts w:asciiTheme="majorHAnsi" w:hAnsiTheme="majorHAnsi" w:cs="Arial"/>
          <w:shd w:val="clear" w:color="auto" w:fill="FFFFFF"/>
        </w:rPr>
        <w:t xml:space="preserve">The employee must fill an incident report which </w:t>
      </w:r>
      <w:r w:rsidR="00181F34" w:rsidRPr="002B10F0">
        <w:rPr>
          <w:rFonts w:asciiTheme="majorHAnsi" w:hAnsiTheme="majorHAnsi" w:cs="Arial"/>
          <w:shd w:val="clear" w:color="auto" w:fill="FFFFFF"/>
        </w:rPr>
        <w:t>is</w:t>
      </w:r>
      <w:r w:rsidR="00190E9A" w:rsidRPr="002B10F0">
        <w:rPr>
          <w:rFonts w:asciiTheme="majorHAnsi" w:hAnsiTheme="majorHAnsi" w:cs="Arial"/>
          <w:shd w:val="clear" w:color="auto" w:fill="FFFFFF"/>
        </w:rPr>
        <w:t xml:space="preserve"> signed by the Head of Section (HOS)</w:t>
      </w:r>
      <w:r w:rsidR="00C27D15" w:rsidRPr="002B10F0">
        <w:rPr>
          <w:rFonts w:asciiTheme="majorHAnsi" w:hAnsiTheme="majorHAnsi" w:cs="Arial"/>
          <w:shd w:val="clear" w:color="auto" w:fill="FFFFFF"/>
        </w:rPr>
        <w:t>,</w:t>
      </w:r>
      <w:r w:rsidR="00190E9A" w:rsidRPr="002B10F0">
        <w:rPr>
          <w:rFonts w:asciiTheme="majorHAnsi" w:hAnsiTheme="majorHAnsi" w:cs="Arial"/>
          <w:shd w:val="clear" w:color="auto" w:fill="FFFFFF"/>
        </w:rPr>
        <w:t xml:space="preserve"> Head of Department (HOD) and the SHE Officer. </w:t>
      </w:r>
    </w:p>
    <w:p w14:paraId="6D6499DE" w14:textId="77777777" w:rsidR="00D010A3" w:rsidRPr="002B10F0" w:rsidRDefault="00190E9A" w:rsidP="00CC6DC2">
      <w:pPr>
        <w:jc w:val="both"/>
        <w:rPr>
          <w:rFonts w:asciiTheme="majorHAnsi" w:hAnsiTheme="majorHAnsi" w:cs="Arial"/>
          <w:shd w:val="clear" w:color="auto" w:fill="FFFFFF"/>
        </w:rPr>
      </w:pPr>
      <w:r w:rsidRPr="002B10F0">
        <w:rPr>
          <w:rFonts w:asciiTheme="majorHAnsi" w:hAnsiTheme="majorHAnsi" w:cs="Arial"/>
          <w:shd w:val="clear" w:color="auto" w:fill="FFFFFF"/>
        </w:rPr>
        <w:t xml:space="preserve">Once the incident report </w:t>
      </w:r>
      <w:r w:rsidR="00181F34" w:rsidRPr="002B10F0">
        <w:rPr>
          <w:rFonts w:asciiTheme="majorHAnsi" w:hAnsiTheme="majorHAnsi" w:cs="Arial"/>
          <w:shd w:val="clear" w:color="auto" w:fill="FFFFFF"/>
        </w:rPr>
        <w:t>has</w:t>
      </w:r>
      <w:r w:rsidRPr="002B10F0">
        <w:rPr>
          <w:rFonts w:asciiTheme="majorHAnsi" w:hAnsiTheme="majorHAnsi" w:cs="Arial"/>
          <w:shd w:val="clear" w:color="auto" w:fill="FFFFFF"/>
        </w:rPr>
        <w:t xml:space="preserve"> been signed, the Employee submit</w:t>
      </w:r>
      <w:r w:rsidR="002D2535" w:rsidRPr="002B10F0">
        <w:rPr>
          <w:rFonts w:asciiTheme="majorHAnsi" w:hAnsiTheme="majorHAnsi" w:cs="Arial"/>
          <w:shd w:val="clear" w:color="auto" w:fill="FFFFFF"/>
        </w:rPr>
        <w:t>s</w:t>
      </w:r>
      <w:r w:rsidRPr="002B10F0">
        <w:rPr>
          <w:rFonts w:asciiTheme="majorHAnsi" w:hAnsiTheme="majorHAnsi" w:cs="Arial"/>
          <w:shd w:val="clear" w:color="auto" w:fill="FFFFFF"/>
        </w:rPr>
        <w:t xml:space="preserve"> the requisition of </w:t>
      </w:r>
      <w:r w:rsidR="002D2535" w:rsidRPr="002B10F0">
        <w:rPr>
          <w:rFonts w:asciiTheme="majorHAnsi" w:hAnsiTheme="majorHAnsi" w:cs="Arial"/>
          <w:shd w:val="clear" w:color="auto" w:fill="FFFFFF"/>
        </w:rPr>
        <w:t>n</w:t>
      </w:r>
      <w:r w:rsidRPr="002B10F0">
        <w:rPr>
          <w:rFonts w:asciiTheme="majorHAnsi" w:hAnsiTheme="majorHAnsi" w:cs="Arial"/>
          <w:shd w:val="clear" w:color="auto" w:fill="FFFFFF"/>
        </w:rPr>
        <w:t xml:space="preserve">ew PPE </w:t>
      </w:r>
      <w:r w:rsidR="00181F34" w:rsidRPr="002B10F0">
        <w:rPr>
          <w:rFonts w:asciiTheme="majorHAnsi" w:hAnsiTheme="majorHAnsi" w:cs="Arial"/>
          <w:shd w:val="clear" w:color="auto" w:fill="FFFFFF"/>
        </w:rPr>
        <w:t xml:space="preserve">together with the incident report to the HR Assistant. The HR Assistant </w:t>
      </w:r>
      <w:r w:rsidR="008A1BFA" w:rsidRPr="002B10F0">
        <w:rPr>
          <w:rFonts w:asciiTheme="majorHAnsi" w:hAnsiTheme="majorHAnsi" w:cs="Arial"/>
          <w:shd w:val="clear" w:color="auto" w:fill="FFFFFF"/>
        </w:rPr>
        <w:t>m</w:t>
      </w:r>
      <w:r w:rsidR="00181F34" w:rsidRPr="002B10F0">
        <w:rPr>
          <w:rFonts w:asciiTheme="majorHAnsi" w:hAnsiTheme="majorHAnsi" w:cs="Arial"/>
          <w:shd w:val="clear" w:color="auto" w:fill="FFFFFF"/>
        </w:rPr>
        <w:t xml:space="preserve">arks out the old </w:t>
      </w:r>
      <w:r w:rsidR="002D2535" w:rsidRPr="002B10F0">
        <w:rPr>
          <w:rFonts w:asciiTheme="majorHAnsi" w:hAnsiTheme="majorHAnsi" w:cs="Arial"/>
          <w:shd w:val="clear" w:color="auto" w:fill="FFFFFF"/>
        </w:rPr>
        <w:t xml:space="preserve">damaged </w:t>
      </w:r>
      <w:r w:rsidR="00181F34" w:rsidRPr="002B10F0">
        <w:rPr>
          <w:rFonts w:asciiTheme="majorHAnsi" w:hAnsiTheme="majorHAnsi" w:cs="Arial"/>
          <w:shd w:val="clear" w:color="auto" w:fill="FFFFFF"/>
        </w:rPr>
        <w:t xml:space="preserve">PPE and </w:t>
      </w:r>
      <w:r w:rsidR="00181F34" w:rsidRPr="002B10F0">
        <w:rPr>
          <w:rFonts w:asciiTheme="majorHAnsi" w:hAnsiTheme="majorHAnsi"/>
        </w:rPr>
        <w:t>raises an internal requisition for PPE incident renewal</w:t>
      </w:r>
      <w:r w:rsidR="00181F34" w:rsidRPr="002B10F0">
        <w:rPr>
          <w:rFonts w:asciiTheme="majorHAnsi" w:hAnsiTheme="majorHAnsi" w:cs="Arial"/>
          <w:shd w:val="clear" w:color="auto" w:fill="FFFFFF"/>
        </w:rPr>
        <w:t xml:space="preserve">. The Configured PPE matrix will then be used to determine the relevant PPE equipment to issue and the applicable anniversary dates for Equipment issued. The Head of Section (HR Officer) approves the requisition for incident renewal PPE. Once the requisition is approved the request will be routed to Stores (Accounting Assistant -Inventory for issuing). </w:t>
      </w:r>
    </w:p>
    <w:p w14:paraId="476FDD72" w14:textId="77777777" w:rsidR="002D2535" w:rsidRPr="002B10F0" w:rsidRDefault="002D2535" w:rsidP="00CC6DC2">
      <w:pPr>
        <w:jc w:val="both"/>
        <w:rPr>
          <w:rFonts w:asciiTheme="majorHAnsi" w:hAnsiTheme="majorHAnsi" w:cs="Arial"/>
          <w:shd w:val="clear" w:color="auto" w:fill="FFFFFF"/>
        </w:rPr>
      </w:pPr>
      <w:r w:rsidRPr="002B10F0">
        <w:rPr>
          <w:rFonts w:asciiTheme="majorHAnsi" w:hAnsiTheme="majorHAnsi" w:cs="Arial"/>
          <w:b/>
          <w:bCs/>
          <w:shd w:val="clear" w:color="auto" w:fill="FFFFFF"/>
        </w:rPr>
        <w:t>NB:</w:t>
      </w:r>
      <w:r w:rsidRPr="002B10F0">
        <w:rPr>
          <w:rFonts w:asciiTheme="majorHAnsi" w:hAnsiTheme="majorHAnsi" w:cs="Arial"/>
          <w:shd w:val="clear" w:color="auto" w:fill="FFFFFF"/>
        </w:rPr>
        <w:t xml:space="preserve"> Employee must leave the old damaged PPE </w:t>
      </w:r>
      <w:r w:rsidR="00584A5E" w:rsidRPr="002B10F0">
        <w:rPr>
          <w:rFonts w:asciiTheme="majorHAnsi" w:hAnsiTheme="majorHAnsi" w:cs="Arial"/>
          <w:shd w:val="clear" w:color="auto" w:fill="FFFFFF"/>
        </w:rPr>
        <w:t>to the Accounting Assistant -Inventory upon issuing of new PPE.</w:t>
      </w:r>
    </w:p>
    <w:p w14:paraId="298F4BBC" w14:textId="77777777" w:rsidR="000D0947" w:rsidRPr="002B10F0" w:rsidRDefault="008A1BFA" w:rsidP="00CC6DC2">
      <w:pPr>
        <w:jc w:val="both"/>
        <w:rPr>
          <w:rFonts w:asciiTheme="majorHAnsi" w:hAnsiTheme="majorHAnsi" w:cs="Arial"/>
          <w:shd w:val="clear" w:color="auto" w:fill="FFFFFF"/>
        </w:rPr>
      </w:pPr>
      <w:r w:rsidRPr="002B10F0">
        <w:rPr>
          <w:rFonts w:asciiTheme="majorHAnsi" w:hAnsiTheme="majorHAnsi"/>
        </w:rPr>
        <w:object w:dxaOrig="15428" w:dyaOrig="16598" w14:anchorId="45AF7DCB">
          <v:shape id="_x0000_i1043" type="#_x0000_t75" style="width:451.4pt;height:485.2pt" o:ole="">
            <v:imagedata r:id="rId47" o:title=""/>
          </v:shape>
          <o:OLEObject Type="Embed" ProgID="Visio.Drawing.15" ShapeID="_x0000_i1043" DrawAspect="Content" ObjectID="_1629892920" r:id="rId48"/>
        </w:object>
      </w:r>
    </w:p>
    <w:p w14:paraId="795945A8" w14:textId="77777777" w:rsidR="000D0947" w:rsidRPr="002B10F0" w:rsidRDefault="00B36220" w:rsidP="00CC6DC2">
      <w:pPr>
        <w:pStyle w:val="Heading3"/>
        <w:numPr>
          <w:ilvl w:val="2"/>
          <w:numId w:val="31"/>
        </w:numPr>
        <w:snapToGrid w:val="0"/>
        <w:spacing w:line="256" w:lineRule="auto"/>
        <w:ind w:left="720"/>
        <w:jc w:val="both"/>
        <w:rPr>
          <w:color w:val="auto"/>
        </w:rPr>
      </w:pPr>
      <w:r w:rsidRPr="002B10F0">
        <w:rPr>
          <w:color w:val="auto"/>
        </w:rPr>
        <w:t xml:space="preserve">PPE Request Form Field </w:t>
      </w:r>
      <w:r w:rsidR="000D0947" w:rsidRPr="002B10F0">
        <w:rPr>
          <w:color w:val="auto"/>
        </w:rPr>
        <w:t>Description</w:t>
      </w:r>
    </w:p>
    <w:p w14:paraId="70D2407B" w14:textId="77777777" w:rsidR="000D0947" w:rsidRPr="002B10F0" w:rsidRDefault="000D0947" w:rsidP="00CC6DC2">
      <w:pPr>
        <w:pStyle w:val="Heading3"/>
        <w:numPr>
          <w:ilvl w:val="2"/>
          <w:numId w:val="31"/>
        </w:numPr>
        <w:snapToGrid w:val="0"/>
        <w:spacing w:line="256" w:lineRule="auto"/>
        <w:ind w:left="720"/>
        <w:jc w:val="both"/>
        <w:rPr>
          <w:color w:val="auto"/>
        </w:rPr>
      </w:pPr>
      <w:r w:rsidRPr="002B10F0">
        <w:rPr>
          <w:color w:val="auto"/>
        </w:rPr>
        <w:t>Actors</w:t>
      </w:r>
    </w:p>
    <w:p w14:paraId="4D0091AA" w14:textId="77777777" w:rsidR="000D0947" w:rsidRPr="002B10F0" w:rsidRDefault="000D0947" w:rsidP="00CC6DC2">
      <w:pPr>
        <w:pStyle w:val="ListParagraph"/>
        <w:numPr>
          <w:ilvl w:val="0"/>
          <w:numId w:val="34"/>
        </w:numPr>
        <w:spacing w:line="256" w:lineRule="auto"/>
        <w:jc w:val="both"/>
        <w:rPr>
          <w:rFonts w:asciiTheme="majorHAnsi" w:hAnsiTheme="majorHAnsi"/>
        </w:rPr>
      </w:pPr>
      <w:r w:rsidRPr="002B10F0">
        <w:rPr>
          <w:rFonts w:asciiTheme="majorHAnsi" w:hAnsiTheme="majorHAnsi"/>
        </w:rPr>
        <w:t>End user</w:t>
      </w:r>
    </w:p>
    <w:p w14:paraId="29E0FEA6" w14:textId="77777777" w:rsidR="00584A5E" w:rsidRPr="002B10F0" w:rsidRDefault="00584A5E" w:rsidP="00CC6DC2">
      <w:pPr>
        <w:pStyle w:val="ListParagraph"/>
        <w:numPr>
          <w:ilvl w:val="0"/>
          <w:numId w:val="34"/>
        </w:numPr>
        <w:spacing w:line="256" w:lineRule="auto"/>
        <w:jc w:val="both"/>
        <w:rPr>
          <w:rFonts w:asciiTheme="majorHAnsi" w:hAnsiTheme="majorHAnsi"/>
        </w:rPr>
      </w:pPr>
      <w:r w:rsidRPr="002B10F0">
        <w:rPr>
          <w:rFonts w:asciiTheme="majorHAnsi" w:hAnsiTheme="majorHAnsi"/>
        </w:rPr>
        <w:t>HR Assistant</w:t>
      </w:r>
    </w:p>
    <w:p w14:paraId="3796029E" w14:textId="77777777" w:rsidR="00584A5E" w:rsidRPr="002B10F0" w:rsidRDefault="00584A5E" w:rsidP="00CC6DC2">
      <w:pPr>
        <w:pStyle w:val="ListParagraph"/>
        <w:numPr>
          <w:ilvl w:val="0"/>
          <w:numId w:val="34"/>
        </w:numPr>
        <w:spacing w:line="256" w:lineRule="auto"/>
        <w:jc w:val="both"/>
        <w:rPr>
          <w:rFonts w:asciiTheme="majorHAnsi" w:hAnsiTheme="majorHAnsi"/>
        </w:rPr>
      </w:pPr>
      <w:r w:rsidRPr="002B10F0">
        <w:rPr>
          <w:rFonts w:asciiTheme="majorHAnsi" w:hAnsiTheme="majorHAnsi"/>
        </w:rPr>
        <w:t xml:space="preserve">HR </w:t>
      </w:r>
      <w:r w:rsidR="00DC6BCB" w:rsidRPr="002B10F0">
        <w:rPr>
          <w:rFonts w:asciiTheme="majorHAnsi" w:hAnsiTheme="majorHAnsi"/>
        </w:rPr>
        <w:t>Officer</w:t>
      </w:r>
    </w:p>
    <w:p w14:paraId="10EF38D9" w14:textId="77777777" w:rsidR="000D0947" w:rsidRPr="002B10F0" w:rsidRDefault="000D0947" w:rsidP="00CC6DC2">
      <w:pPr>
        <w:pStyle w:val="ListParagraph"/>
        <w:numPr>
          <w:ilvl w:val="0"/>
          <w:numId w:val="34"/>
        </w:numPr>
        <w:spacing w:line="256" w:lineRule="auto"/>
        <w:jc w:val="both"/>
        <w:rPr>
          <w:rFonts w:asciiTheme="majorHAnsi" w:hAnsiTheme="majorHAnsi"/>
        </w:rPr>
      </w:pPr>
      <w:r w:rsidRPr="002B10F0">
        <w:rPr>
          <w:rFonts w:asciiTheme="majorHAnsi" w:hAnsiTheme="majorHAnsi"/>
        </w:rPr>
        <w:t>Accounting Assistance Inventory</w:t>
      </w:r>
    </w:p>
    <w:p w14:paraId="4464A151" w14:textId="77777777" w:rsidR="000D0947" w:rsidRPr="002B10F0" w:rsidRDefault="000D0947" w:rsidP="00CC6DC2">
      <w:pPr>
        <w:pStyle w:val="ListParagraph"/>
        <w:numPr>
          <w:ilvl w:val="0"/>
          <w:numId w:val="34"/>
        </w:numPr>
        <w:spacing w:line="256" w:lineRule="auto"/>
        <w:jc w:val="both"/>
        <w:rPr>
          <w:rFonts w:asciiTheme="majorHAnsi" w:hAnsiTheme="majorHAnsi"/>
        </w:rPr>
      </w:pPr>
      <w:del w:id="192" w:author="Patience Duri" w:date="2019-09-12T17:19:00Z">
        <w:r w:rsidRPr="002B10F0" w:rsidDel="000A2808">
          <w:rPr>
            <w:rFonts w:asciiTheme="majorHAnsi" w:hAnsiTheme="majorHAnsi"/>
          </w:rPr>
          <w:delText>Head of Section</w:delText>
        </w:r>
      </w:del>
    </w:p>
    <w:p w14:paraId="638D7B03" w14:textId="77777777" w:rsidR="00584A5E" w:rsidRPr="002B10F0" w:rsidRDefault="00584A5E" w:rsidP="00CC6DC2">
      <w:pPr>
        <w:pStyle w:val="ListParagraph"/>
        <w:numPr>
          <w:ilvl w:val="0"/>
          <w:numId w:val="34"/>
        </w:numPr>
        <w:spacing w:line="256" w:lineRule="auto"/>
        <w:jc w:val="both"/>
        <w:rPr>
          <w:rFonts w:asciiTheme="majorHAnsi" w:hAnsiTheme="majorHAnsi"/>
        </w:rPr>
      </w:pPr>
      <w:del w:id="193" w:author="Patience Duri" w:date="2019-09-12T17:19:00Z">
        <w:r w:rsidRPr="002B10F0" w:rsidDel="000A2808">
          <w:rPr>
            <w:rFonts w:asciiTheme="majorHAnsi" w:hAnsiTheme="majorHAnsi"/>
          </w:rPr>
          <w:delText>Head of Department</w:delText>
        </w:r>
      </w:del>
    </w:p>
    <w:p w14:paraId="45B51315" w14:textId="77777777" w:rsidR="000D0947" w:rsidRPr="002B10F0" w:rsidRDefault="00584A5E" w:rsidP="00CC6DC2">
      <w:pPr>
        <w:pStyle w:val="ListParagraph"/>
        <w:numPr>
          <w:ilvl w:val="0"/>
          <w:numId w:val="34"/>
        </w:numPr>
        <w:spacing w:line="256" w:lineRule="auto"/>
        <w:jc w:val="both"/>
        <w:rPr>
          <w:rFonts w:asciiTheme="majorHAnsi" w:hAnsiTheme="majorHAnsi"/>
        </w:rPr>
      </w:pPr>
      <w:r w:rsidRPr="002B10F0">
        <w:rPr>
          <w:rFonts w:asciiTheme="majorHAnsi" w:hAnsiTheme="majorHAnsi"/>
        </w:rPr>
        <w:t>SHE Officer</w:t>
      </w:r>
    </w:p>
    <w:p w14:paraId="4EA9E32C" w14:textId="77777777" w:rsidR="000D0947" w:rsidRPr="002B10F0" w:rsidRDefault="000D0947" w:rsidP="00CC6DC2">
      <w:pPr>
        <w:pStyle w:val="Heading3"/>
        <w:numPr>
          <w:ilvl w:val="2"/>
          <w:numId w:val="31"/>
        </w:numPr>
        <w:snapToGrid w:val="0"/>
        <w:spacing w:line="256" w:lineRule="auto"/>
        <w:ind w:left="720"/>
        <w:jc w:val="both"/>
        <w:rPr>
          <w:color w:val="auto"/>
        </w:rPr>
      </w:pPr>
      <w:r w:rsidRPr="002B10F0">
        <w:rPr>
          <w:color w:val="auto"/>
        </w:rPr>
        <w:t>Workflow/Notification</w:t>
      </w:r>
    </w:p>
    <w:p w14:paraId="667CE0F4" w14:textId="77777777" w:rsidR="000D0947" w:rsidRPr="002B10F0" w:rsidRDefault="000D0947" w:rsidP="00CC6DC2">
      <w:pPr>
        <w:pStyle w:val="ListParagraph"/>
        <w:numPr>
          <w:ilvl w:val="0"/>
          <w:numId w:val="35"/>
        </w:numPr>
        <w:jc w:val="both"/>
        <w:rPr>
          <w:rFonts w:asciiTheme="majorHAnsi" w:hAnsiTheme="majorHAnsi"/>
        </w:rPr>
      </w:pPr>
      <w:r w:rsidRPr="002B10F0">
        <w:rPr>
          <w:rFonts w:asciiTheme="majorHAnsi" w:hAnsiTheme="majorHAnsi"/>
        </w:rPr>
        <w:t>Originator request for approval</w:t>
      </w:r>
      <w:ins w:id="194" w:author="Patience Duri" w:date="2019-09-12T17:20:00Z">
        <w:r w:rsidR="000A2808">
          <w:rPr>
            <w:rFonts w:asciiTheme="majorHAnsi" w:hAnsiTheme="majorHAnsi"/>
          </w:rPr>
          <w:t xml:space="preserve"> – HR Assistant</w:t>
        </w:r>
      </w:ins>
    </w:p>
    <w:p w14:paraId="5FCEE5E7" w14:textId="77777777" w:rsidR="000D0947" w:rsidRPr="002B10F0" w:rsidRDefault="000D0947" w:rsidP="00CC6DC2">
      <w:pPr>
        <w:pStyle w:val="ListParagraph"/>
        <w:numPr>
          <w:ilvl w:val="0"/>
          <w:numId w:val="35"/>
        </w:numPr>
        <w:jc w:val="both"/>
        <w:rPr>
          <w:rFonts w:asciiTheme="majorHAnsi" w:hAnsiTheme="majorHAnsi"/>
        </w:rPr>
      </w:pPr>
      <w:r w:rsidRPr="002B10F0">
        <w:rPr>
          <w:rFonts w:asciiTheme="majorHAnsi" w:hAnsiTheme="majorHAnsi"/>
        </w:rPr>
        <w:t xml:space="preserve">Head of Section approval of PPE requisition </w:t>
      </w:r>
      <w:del w:id="195" w:author="Patience Duri" w:date="2019-09-12T17:20:00Z">
        <w:r w:rsidRPr="002B10F0" w:rsidDel="000A2808">
          <w:rPr>
            <w:rFonts w:asciiTheme="majorHAnsi" w:hAnsiTheme="majorHAnsi"/>
          </w:rPr>
          <w:delText>from end user</w:delText>
        </w:r>
      </w:del>
      <w:ins w:id="196" w:author="Patience Duri" w:date="2019-09-12T17:20:00Z">
        <w:r w:rsidR="000A2808">
          <w:rPr>
            <w:rFonts w:asciiTheme="majorHAnsi" w:hAnsiTheme="majorHAnsi"/>
          </w:rPr>
          <w:t>(FCP personnel HR Officer)</w:t>
        </w:r>
      </w:ins>
    </w:p>
    <w:p w14:paraId="1F56B306" w14:textId="77777777" w:rsidR="000D0947" w:rsidRPr="002B10F0" w:rsidRDefault="000D0947" w:rsidP="00CC6DC2">
      <w:pPr>
        <w:pStyle w:val="Heading3"/>
        <w:numPr>
          <w:ilvl w:val="2"/>
          <w:numId w:val="31"/>
        </w:numPr>
        <w:snapToGrid w:val="0"/>
        <w:spacing w:line="256" w:lineRule="auto"/>
        <w:ind w:left="720"/>
        <w:jc w:val="both"/>
        <w:rPr>
          <w:color w:val="auto"/>
        </w:rPr>
      </w:pPr>
      <w:r w:rsidRPr="002B10F0">
        <w:rPr>
          <w:color w:val="auto"/>
        </w:rPr>
        <w:lastRenderedPageBreak/>
        <w:t>Audit Trail</w:t>
      </w:r>
    </w:p>
    <w:p w14:paraId="5C1EBA6E" w14:textId="77777777" w:rsidR="000D0947" w:rsidRPr="002B10F0" w:rsidRDefault="00F95F39" w:rsidP="00CC6DC2">
      <w:pPr>
        <w:pStyle w:val="ListParagraph"/>
        <w:numPr>
          <w:ilvl w:val="0"/>
          <w:numId w:val="36"/>
        </w:numPr>
        <w:jc w:val="both"/>
        <w:rPr>
          <w:rFonts w:asciiTheme="majorHAnsi" w:hAnsiTheme="majorHAnsi"/>
        </w:rPr>
      </w:pPr>
      <w:r w:rsidRPr="002B10F0">
        <w:rPr>
          <w:rFonts w:asciiTheme="majorHAnsi" w:hAnsiTheme="majorHAnsi"/>
        </w:rPr>
        <w:t>PPE Id Number</w:t>
      </w:r>
    </w:p>
    <w:p w14:paraId="21E2F238" w14:textId="77777777" w:rsidR="000D0947" w:rsidRPr="002B10F0" w:rsidRDefault="000D0947" w:rsidP="00CC6DC2">
      <w:pPr>
        <w:jc w:val="both"/>
        <w:rPr>
          <w:rFonts w:asciiTheme="majorHAnsi" w:hAnsiTheme="majorHAnsi"/>
        </w:rPr>
      </w:pPr>
    </w:p>
    <w:p w14:paraId="1A73032C" w14:textId="77777777" w:rsidR="00294D5D" w:rsidRPr="002B10F0" w:rsidRDefault="006E5D54" w:rsidP="00CC6DC2">
      <w:pPr>
        <w:pStyle w:val="Heading2"/>
        <w:jc w:val="both"/>
        <w:rPr>
          <w:color w:val="auto"/>
        </w:rPr>
      </w:pPr>
      <w:r w:rsidRPr="002B10F0">
        <w:rPr>
          <w:color w:val="auto"/>
        </w:rPr>
        <w:t>Induction</w:t>
      </w:r>
    </w:p>
    <w:p w14:paraId="494D64A2" w14:textId="77777777" w:rsidR="00DC2DF8" w:rsidRPr="002B10F0" w:rsidRDefault="00DC2DF8" w:rsidP="00CC6DC2">
      <w:pPr>
        <w:pStyle w:val="Heading3"/>
        <w:jc w:val="both"/>
        <w:rPr>
          <w:color w:val="auto"/>
        </w:rPr>
      </w:pPr>
      <w:r w:rsidRPr="002B10F0">
        <w:rPr>
          <w:color w:val="auto"/>
        </w:rPr>
        <w:t xml:space="preserve">Precondition </w:t>
      </w:r>
    </w:p>
    <w:p w14:paraId="391A76CA" w14:textId="77777777" w:rsidR="002F32C7" w:rsidRPr="002B10F0" w:rsidRDefault="002F32C7" w:rsidP="00CC6DC2">
      <w:pPr>
        <w:pStyle w:val="ListParagraph"/>
        <w:numPr>
          <w:ilvl w:val="0"/>
          <w:numId w:val="21"/>
        </w:numPr>
        <w:jc w:val="both"/>
        <w:rPr>
          <w:rFonts w:asciiTheme="majorHAnsi" w:hAnsiTheme="majorHAnsi"/>
          <w:b/>
          <w:bCs/>
        </w:rPr>
      </w:pPr>
      <w:r w:rsidRPr="002B10F0">
        <w:rPr>
          <w:rFonts w:asciiTheme="majorHAnsi" w:hAnsiTheme="majorHAnsi"/>
          <w:b/>
          <w:bCs/>
        </w:rPr>
        <w:t>Employee recruitment</w:t>
      </w:r>
    </w:p>
    <w:p w14:paraId="474BF85A" w14:textId="77777777" w:rsidR="002F32C7" w:rsidRPr="002B10F0" w:rsidRDefault="002F32C7" w:rsidP="00CC6DC2">
      <w:pPr>
        <w:ind w:left="720"/>
        <w:jc w:val="both"/>
        <w:rPr>
          <w:rFonts w:asciiTheme="majorHAnsi" w:hAnsiTheme="majorHAnsi"/>
          <w:sz w:val="22"/>
          <w:szCs w:val="22"/>
        </w:rPr>
      </w:pPr>
      <w:r w:rsidRPr="002B10F0">
        <w:rPr>
          <w:rFonts w:asciiTheme="majorHAnsi" w:hAnsiTheme="majorHAnsi"/>
          <w:sz w:val="22"/>
          <w:szCs w:val="22"/>
        </w:rPr>
        <w:t>The employee should have</w:t>
      </w:r>
      <w:ins w:id="197" w:author="Patience Duri" w:date="2019-09-12T17:22:00Z">
        <w:r w:rsidR="000A2808">
          <w:rPr>
            <w:rFonts w:asciiTheme="majorHAnsi" w:hAnsiTheme="majorHAnsi"/>
            <w:sz w:val="22"/>
            <w:szCs w:val="22"/>
          </w:rPr>
          <w:t xml:space="preserve"> been</w:t>
        </w:r>
      </w:ins>
      <w:r w:rsidRPr="002B10F0">
        <w:rPr>
          <w:rFonts w:asciiTheme="majorHAnsi" w:hAnsiTheme="majorHAnsi"/>
          <w:sz w:val="22"/>
          <w:szCs w:val="22"/>
        </w:rPr>
        <w:t xml:space="preserve"> recruited and assigned a position for the contract to be </w:t>
      </w:r>
      <w:r w:rsidR="00034491" w:rsidRPr="002B10F0">
        <w:rPr>
          <w:rFonts w:asciiTheme="majorHAnsi" w:hAnsiTheme="majorHAnsi"/>
          <w:sz w:val="22"/>
          <w:szCs w:val="22"/>
        </w:rPr>
        <w:t>onboarded</w:t>
      </w:r>
      <w:r w:rsidRPr="002B10F0">
        <w:rPr>
          <w:rFonts w:asciiTheme="majorHAnsi" w:hAnsiTheme="majorHAnsi"/>
          <w:sz w:val="22"/>
          <w:szCs w:val="22"/>
        </w:rPr>
        <w:t>.</w:t>
      </w:r>
    </w:p>
    <w:p w14:paraId="48836DC9" w14:textId="77777777" w:rsidR="00DC2DF8" w:rsidRPr="002B10F0" w:rsidRDefault="00034491" w:rsidP="00CC6DC2">
      <w:pPr>
        <w:pStyle w:val="ListParagraph"/>
        <w:numPr>
          <w:ilvl w:val="0"/>
          <w:numId w:val="21"/>
        </w:numPr>
        <w:jc w:val="both"/>
        <w:rPr>
          <w:rFonts w:asciiTheme="majorHAnsi" w:hAnsiTheme="majorHAnsi"/>
          <w:b/>
          <w:bCs/>
        </w:rPr>
      </w:pPr>
      <w:r w:rsidRPr="002B10F0">
        <w:rPr>
          <w:rFonts w:asciiTheme="majorHAnsi" w:hAnsiTheme="majorHAnsi"/>
          <w:b/>
          <w:bCs/>
        </w:rPr>
        <w:t xml:space="preserve">Contract </w:t>
      </w:r>
    </w:p>
    <w:p w14:paraId="751790BB" w14:textId="77777777" w:rsidR="00034491" w:rsidRPr="002B10F0" w:rsidRDefault="00034491" w:rsidP="00CC6DC2">
      <w:pPr>
        <w:ind w:firstLine="720"/>
        <w:jc w:val="both"/>
        <w:rPr>
          <w:rFonts w:asciiTheme="majorHAnsi" w:hAnsiTheme="majorHAnsi"/>
          <w:sz w:val="22"/>
          <w:szCs w:val="22"/>
        </w:rPr>
      </w:pPr>
      <w:r w:rsidRPr="002B10F0">
        <w:rPr>
          <w:rFonts w:asciiTheme="majorHAnsi" w:hAnsiTheme="majorHAnsi"/>
          <w:sz w:val="22"/>
          <w:szCs w:val="22"/>
        </w:rPr>
        <w:t>The employee should have signed a contract for one to be onboarded.</w:t>
      </w:r>
    </w:p>
    <w:p w14:paraId="24185889" w14:textId="77777777" w:rsidR="00DC2DF8" w:rsidRPr="002B10F0" w:rsidRDefault="00DC2DF8" w:rsidP="00CC6DC2">
      <w:pPr>
        <w:pStyle w:val="Heading3"/>
        <w:jc w:val="both"/>
        <w:rPr>
          <w:color w:val="auto"/>
        </w:rPr>
      </w:pPr>
      <w:r w:rsidRPr="002B10F0">
        <w:rPr>
          <w:color w:val="auto"/>
        </w:rPr>
        <w:t>Process Description</w:t>
      </w:r>
    </w:p>
    <w:p w14:paraId="55094A52" w14:textId="77777777" w:rsidR="00294D5D" w:rsidRPr="002B10F0" w:rsidRDefault="00294D5D" w:rsidP="00CC6DC2">
      <w:pPr>
        <w:ind w:left="720"/>
        <w:jc w:val="both"/>
        <w:rPr>
          <w:rFonts w:asciiTheme="majorHAnsi" w:hAnsiTheme="majorHAnsi" w:cs="Arial"/>
          <w:sz w:val="22"/>
          <w:szCs w:val="22"/>
          <w:shd w:val="clear" w:color="auto" w:fill="FFFFFF"/>
        </w:rPr>
      </w:pPr>
      <w:r w:rsidRPr="002B10F0">
        <w:rPr>
          <w:rFonts w:asciiTheme="majorHAnsi" w:hAnsiTheme="majorHAnsi"/>
          <w:sz w:val="22"/>
          <w:szCs w:val="22"/>
        </w:rPr>
        <w:t xml:space="preserve">After recruitment and selection and employee contract management, </w:t>
      </w:r>
      <w:r w:rsidRPr="002B10F0">
        <w:rPr>
          <w:rFonts w:asciiTheme="majorHAnsi" w:hAnsiTheme="majorHAnsi" w:cs="Arial"/>
          <w:sz w:val="22"/>
          <w:szCs w:val="22"/>
          <w:shd w:val="clear" w:color="auto" w:fill="FFFFFF"/>
        </w:rPr>
        <w:t>the </w:t>
      </w:r>
      <w:r w:rsidRPr="002B10F0">
        <w:rPr>
          <w:rStyle w:val="Emphasis"/>
          <w:rFonts w:asciiTheme="majorHAnsi" w:hAnsiTheme="majorHAnsi" w:cs="Arial"/>
          <w:bCs/>
          <w:i w:val="0"/>
          <w:iCs w:val="0"/>
          <w:sz w:val="22"/>
          <w:szCs w:val="22"/>
          <w:shd w:val="clear" w:color="auto" w:fill="FFFFFF"/>
        </w:rPr>
        <w:t>process</w:t>
      </w:r>
      <w:r w:rsidRPr="002B10F0">
        <w:rPr>
          <w:rFonts w:asciiTheme="majorHAnsi" w:hAnsiTheme="majorHAnsi" w:cs="Arial"/>
          <w:sz w:val="22"/>
          <w:szCs w:val="22"/>
          <w:shd w:val="clear" w:color="auto" w:fill="FFFFFF"/>
        </w:rPr>
        <w:t> of integrating a new </w:t>
      </w:r>
      <w:r w:rsidRPr="002B10F0">
        <w:rPr>
          <w:rStyle w:val="Emphasis"/>
          <w:rFonts w:asciiTheme="majorHAnsi" w:hAnsiTheme="majorHAnsi" w:cs="Arial"/>
          <w:bCs/>
          <w:i w:val="0"/>
          <w:iCs w:val="0"/>
          <w:sz w:val="22"/>
          <w:szCs w:val="22"/>
          <w:shd w:val="clear" w:color="auto" w:fill="FFFFFF"/>
        </w:rPr>
        <w:t>employee</w:t>
      </w:r>
      <w:r w:rsidRPr="002B10F0">
        <w:rPr>
          <w:rFonts w:asciiTheme="majorHAnsi" w:hAnsiTheme="majorHAnsi" w:cs="Arial"/>
          <w:sz w:val="22"/>
          <w:szCs w:val="22"/>
          <w:shd w:val="clear" w:color="auto" w:fill="FFFFFF"/>
        </w:rPr>
        <w:t> with a company and its culture is performed</w:t>
      </w:r>
      <w:r w:rsidR="00CB38C1" w:rsidRPr="002B10F0">
        <w:rPr>
          <w:rFonts w:asciiTheme="majorHAnsi" w:hAnsiTheme="majorHAnsi" w:cs="Arial"/>
          <w:sz w:val="22"/>
          <w:szCs w:val="22"/>
          <w:shd w:val="clear" w:color="auto" w:fill="FFFFFF"/>
        </w:rPr>
        <w:t xml:space="preserve"> </w:t>
      </w:r>
      <w:del w:id="198" w:author="Patience Duri" w:date="2019-09-12T17:22:00Z">
        <w:r w:rsidR="00CB38C1" w:rsidRPr="002B10F0" w:rsidDel="000A2808">
          <w:rPr>
            <w:rFonts w:asciiTheme="majorHAnsi" w:hAnsiTheme="majorHAnsi" w:cs="Arial"/>
            <w:sz w:val="22"/>
            <w:szCs w:val="22"/>
            <w:shd w:val="clear" w:color="auto" w:fill="FFFFFF"/>
          </w:rPr>
          <w:delText xml:space="preserve">using </w:delText>
        </w:r>
      </w:del>
      <w:ins w:id="199" w:author="Patience Duri" w:date="2019-09-12T17:23:00Z">
        <w:r w:rsidR="000A2808">
          <w:rPr>
            <w:rFonts w:asciiTheme="majorHAnsi" w:hAnsiTheme="majorHAnsi" w:cs="Arial"/>
            <w:sz w:val="22"/>
            <w:szCs w:val="22"/>
            <w:shd w:val="clear" w:color="auto" w:fill="FFFFFF"/>
          </w:rPr>
          <w:t xml:space="preserve">through a formal process referred to as induction. After </w:t>
        </w:r>
        <w:del w:id="200" w:author="Administrator@COLVEST2.co.zw" w:date="2019-09-13T09:19:00Z">
          <w:r w:rsidR="000A2808" w:rsidDel="00AB4E07">
            <w:rPr>
              <w:rFonts w:asciiTheme="majorHAnsi" w:hAnsiTheme="majorHAnsi" w:cs="Arial"/>
              <w:sz w:val="22"/>
              <w:szCs w:val="22"/>
              <w:shd w:val="clear" w:color="auto" w:fill="FFFFFF"/>
            </w:rPr>
            <w:delText>unduction</w:delText>
          </w:r>
        </w:del>
      </w:ins>
      <w:ins w:id="201" w:author="Administrator@COLVEST2.co.zw" w:date="2019-09-13T09:19:00Z">
        <w:r w:rsidR="00AB4E07">
          <w:rPr>
            <w:rFonts w:asciiTheme="majorHAnsi" w:hAnsiTheme="majorHAnsi" w:cs="Arial"/>
            <w:sz w:val="22"/>
            <w:szCs w:val="22"/>
            <w:shd w:val="clear" w:color="auto" w:fill="FFFFFF"/>
          </w:rPr>
          <w:t>induction</w:t>
        </w:r>
      </w:ins>
      <w:ins w:id="202" w:author="Patience Duri" w:date="2019-09-12T17:23:00Z">
        <w:r w:rsidR="000A2808">
          <w:rPr>
            <w:rFonts w:asciiTheme="majorHAnsi" w:hAnsiTheme="majorHAnsi" w:cs="Arial"/>
            <w:sz w:val="22"/>
            <w:szCs w:val="22"/>
            <w:shd w:val="clear" w:color="auto" w:fill="FFFFFF"/>
          </w:rPr>
          <w:t>, an induction form is filled in as record of completing the process.</w:t>
        </w:r>
      </w:ins>
      <w:del w:id="203" w:author="Patience Duri" w:date="2019-09-12T17:23:00Z">
        <w:r w:rsidR="00CB38C1" w:rsidRPr="002B10F0" w:rsidDel="000A2808">
          <w:rPr>
            <w:rFonts w:asciiTheme="majorHAnsi" w:hAnsiTheme="majorHAnsi" w:cs="Arial"/>
            <w:sz w:val="22"/>
            <w:szCs w:val="22"/>
            <w:shd w:val="clear" w:color="auto" w:fill="FFFFFF"/>
          </w:rPr>
          <w:delText>an induction form</w:delText>
        </w:r>
        <w:r w:rsidRPr="002B10F0" w:rsidDel="000A2808">
          <w:rPr>
            <w:rFonts w:asciiTheme="majorHAnsi" w:hAnsiTheme="majorHAnsi" w:cs="Arial"/>
            <w:sz w:val="22"/>
            <w:szCs w:val="22"/>
            <w:shd w:val="clear" w:color="auto" w:fill="FFFFFF"/>
          </w:rPr>
          <w:delText>.</w:delText>
        </w:r>
      </w:del>
    </w:p>
    <w:p w14:paraId="607521B9" w14:textId="77777777" w:rsidR="00B30732" w:rsidRPr="002B10F0" w:rsidRDefault="00CB38C1" w:rsidP="00CC6DC2">
      <w:pPr>
        <w:jc w:val="both"/>
        <w:rPr>
          <w:rFonts w:asciiTheme="majorHAnsi" w:hAnsiTheme="majorHAnsi"/>
        </w:rPr>
      </w:pPr>
      <w:r w:rsidRPr="002B10F0">
        <w:rPr>
          <w:rFonts w:asciiTheme="majorHAnsi" w:hAnsiTheme="majorHAnsi"/>
        </w:rPr>
        <w:object w:dxaOrig="1536" w:dyaOrig="992" w14:anchorId="7879ADAF">
          <v:shape id="_x0000_i1044" type="#_x0000_t75" style="width:77pt;height:49.45pt" o:ole="" o:bordertopcolor="this" o:borderleftcolor="this" o:borderbottomcolor="this" o:borderrightcolor="this">
            <v:imagedata r:id="rId49" o:title=""/>
            <w10:bordertop type="single" width="18"/>
            <w10:borderleft type="single" width="18"/>
            <w10:borderbottom type="single" width="18"/>
            <w10:borderright type="single" width="18"/>
          </v:shape>
          <o:OLEObject Type="Embed" ProgID="Word.Document.8" ShapeID="_x0000_i1044" DrawAspect="Icon" ObjectID="_1629892921" r:id="rId50">
            <o:FieldCodes>\s</o:FieldCodes>
          </o:OLEObject>
        </w:object>
      </w:r>
    </w:p>
    <w:p w14:paraId="089BB2AB" w14:textId="77777777" w:rsidR="00034491" w:rsidRPr="002B10F0" w:rsidRDefault="00034491" w:rsidP="00CC6DC2">
      <w:pPr>
        <w:pStyle w:val="Heading3"/>
        <w:jc w:val="both"/>
        <w:rPr>
          <w:color w:val="auto"/>
        </w:rPr>
      </w:pPr>
      <w:r w:rsidRPr="002B10F0">
        <w:rPr>
          <w:color w:val="auto"/>
        </w:rPr>
        <w:t>Actors</w:t>
      </w:r>
    </w:p>
    <w:p w14:paraId="5821F248" w14:textId="77777777" w:rsidR="00034491" w:rsidRPr="002B10F0" w:rsidRDefault="00034491" w:rsidP="00CC6DC2">
      <w:pPr>
        <w:pStyle w:val="ListParagraph"/>
        <w:numPr>
          <w:ilvl w:val="0"/>
          <w:numId w:val="8"/>
        </w:numPr>
        <w:jc w:val="both"/>
        <w:rPr>
          <w:rFonts w:asciiTheme="majorHAnsi" w:hAnsiTheme="majorHAnsi"/>
        </w:rPr>
      </w:pPr>
      <w:r w:rsidRPr="002B10F0">
        <w:rPr>
          <w:rFonts w:asciiTheme="majorHAnsi" w:hAnsiTheme="majorHAnsi"/>
        </w:rPr>
        <w:t>HR Officer</w:t>
      </w:r>
      <w:ins w:id="204" w:author="Patience Duri" w:date="2019-09-12T17:24:00Z">
        <w:r w:rsidR="000A2808">
          <w:rPr>
            <w:rFonts w:asciiTheme="majorHAnsi" w:hAnsiTheme="majorHAnsi"/>
          </w:rPr>
          <w:t>/ HR Assistants</w:t>
        </w:r>
      </w:ins>
    </w:p>
    <w:p w14:paraId="29589BC9" w14:textId="77777777" w:rsidR="00034491" w:rsidRPr="002B10F0" w:rsidRDefault="00034491" w:rsidP="00CC6DC2">
      <w:pPr>
        <w:pStyle w:val="ListParagraph"/>
        <w:numPr>
          <w:ilvl w:val="0"/>
          <w:numId w:val="8"/>
        </w:numPr>
        <w:jc w:val="both"/>
        <w:rPr>
          <w:rFonts w:asciiTheme="majorHAnsi" w:hAnsiTheme="majorHAnsi"/>
        </w:rPr>
      </w:pPr>
      <w:r w:rsidRPr="002B10F0">
        <w:rPr>
          <w:rFonts w:asciiTheme="majorHAnsi" w:hAnsiTheme="majorHAnsi"/>
        </w:rPr>
        <w:t>Employee</w:t>
      </w:r>
    </w:p>
    <w:p w14:paraId="475D2983" w14:textId="77777777" w:rsidR="00034491" w:rsidRPr="002B10F0" w:rsidRDefault="00034491" w:rsidP="00CC6DC2">
      <w:pPr>
        <w:pStyle w:val="Heading3"/>
        <w:jc w:val="both"/>
        <w:rPr>
          <w:color w:val="auto"/>
        </w:rPr>
      </w:pPr>
      <w:r w:rsidRPr="002B10F0">
        <w:rPr>
          <w:color w:val="auto"/>
        </w:rPr>
        <w:t>Workflow</w:t>
      </w:r>
    </w:p>
    <w:p w14:paraId="5C0E68F8" w14:textId="77777777" w:rsidR="00034491" w:rsidRPr="002B10F0" w:rsidRDefault="00034491" w:rsidP="00CC6DC2">
      <w:pPr>
        <w:pStyle w:val="ListParagraph"/>
        <w:numPr>
          <w:ilvl w:val="0"/>
          <w:numId w:val="22"/>
        </w:numPr>
        <w:jc w:val="both"/>
        <w:rPr>
          <w:rFonts w:asciiTheme="majorHAnsi" w:hAnsiTheme="majorHAnsi"/>
        </w:rPr>
      </w:pPr>
      <w:r w:rsidRPr="002B10F0">
        <w:rPr>
          <w:rFonts w:asciiTheme="majorHAnsi" w:hAnsiTheme="majorHAnsi"/>
        </w:rPr>
        <w:t>None</w:t>
      </w:r>
    </w:p>
    <w:p w14:paraId="2FDDDEE4" w14:textId="77777777" w:rsidR="00034491" w:rsidRPr="002B10F0" w:rsidRDefault="00034491" w:rsidP="00CC6DC2">
      <w:pPr>
        <w:pStyle w:val="Heading3"/>
        <w:jc w:val="both"/>
        <w:rPr>
          <w:color w:val="auto"/>
        </w:rPr>
      </w:pPr>
      <w:r w:rsidRPr="002B10F0">
        <w:rPr>
          <w:color w:val="auto"/>
        </w:rPr>
        <w:t>Audit Trail</w:t>
      </w:r>
    </w:p>
    <w:p w14:paraId="6DBCA0C6" w14:textId="77777777" w:rsidR="00034491" w:rsidRPr="002B10F0" w:rsidRDefault="00034491" w:rsidP="00CC6DC2">
      <w:pPr>
        <w:pStyle w:val="ListParagraph"/>
        <w:numPr>
          <w:ilvl w:val="0"/>
          <w:numId w:val="22"/>
        </w:numPr>
        <w:jc w:val="both"/>
        <w:rPr>
          <w:rFonts w:asciiTheme="majorHAnsi" w:hAnsiTheme="majorHAnsi"/>
        </w:rPr>
      </w:pPr>
      <w:r w:rsidRPr="002B10F0">
        <w:rPr>
          <w:rFonts w:asciiTheme="majorHAnsi" w:hAnsiTheme="majorHAnsi"/>
        </w:rPr>
        <w:t>None</w:t>
      </w:r>
    </w:p>
    <w:p w14:paraId="7870C4DC" w14:textId="77777777" w:rsidR="004707EF" w:rsidRPr="002B10F0" w:rsidRDefault="00D57C87" w:rsidP="00CC6DC2">
      <w:pPr>
        <w:pStyle w:val="Heading2"/>
        <w:jc w:val="both"/>
        <w:rPr>
          <w:color w:val="auto"/>
        </w:rPr>
      </w:pPr>
      <w:bookmarkStart w:id="205" w:name="_Toc15391777"/>
      <w:bookmarkEnd w:id="177"/>
      <w:r w:rsidRPr="002B10F0">
        <w:rPr>
          <w:color w:val="auto"/>
        </w:rPr>
        <w:t>Employee</w:t>
      </w:r>
      <w:r w:rsidR="003F140E" w:rsidRPr="002B10F0">
        <w:rPr>
          <w:color w:val="auto"/>
        </w:rPr>
        <w:t xml:space="preserve"> Management</w:t>
      </w:r>
      <w:bookmarkEnd w:id="205"/>
    </w:p>
    <w:p w14:paraId="193D32B8" w14:textId="77777777" w:rsidR="003E2F28" w:rsidRPr="002B10F0" w:rsidRDefault="003E2F28" w:rsidP="00CC6DC2">
      <w:pPr>
        <w:pStyle w:val="Heading3"/>
        <w:jc w:val="both"/>
        <w:rPr>
          <w:color w:val="auto"/>
        </w:rPr>
      </w:pPr>
      <w:r w:rsidRPr="002B10F0">
        <w:rPr>
          <w:color w:val="auto"/>
        </w:rPr>
        <w:t>Time Management</w:t>
      </w:r>
    </w:p>
    <w:p w14:paraId="5BCF8DFD" w14:textId="77777777" w:rsidR="004707EF" w:rsidRPr="002B10F0" w:rsidRDefault="004707EF" w:rsidP="00CC6DC2">
      <w:pPr>
        <w:pStyle w:val="Heading4"/>
        <w:jc w:val="both"/>
        <w:rPr>
          <w:i w:val="0"/>
          <w:iCs w:val="0"/>
          <w:color w:val="auto"/>
        </w:rPr>
      </w:pPr>
      <w:r w:rsidRPr="002B10F0">
        <w:rPr>
          <w:i w:val="0"/>
          <w:iCs w:val="0"/>
          <w:color w:val="auto"/>
        </w:rPr>
        <w:t>Prerequisites</w:t>
      </w:r>
    </w:p>
    <w:p w14:paraId="4487183F" w14:textId="77777777" w:rsidR="004707EF" w:rsidRDefault="000A2808" w:rsidP="00CC6DC2">
      <w:pPr>
        <w:pStyle w:val="ListParagraph"/>
        <w:numPr>
          <w:ilvl w:val="1"/>
          <w:numId w:val="32"/>
        </w:numPr>
        <w:jc w:val="both"/>
        <w:rPr>
          <w:ins w:id="206" w:author="Patience Duri" w:date="2019-09-12T17:24:00Z"/>
          <w:rFonts w:asciiTheme="majorHAnsi" w:hAnsiTheme="majorHAnsi"/>
        </w:rPr>
      </w:pPr>
      <w:ins w:id="207" w:author="Patience Duri" w:date="2019-09-12T17:24:00Z">
        <w:r>
          <w:rPr>
            <w:rFonts w:asciiTheme="majorHAnsi" w:hAnsiTheme="majorHAnsi"/>
          </w:rPr>
          <w:t>Contract of employment</w:t>
        </w:r>
      </w:ins>
    </w:p>
    <w:p w14:paraId="0DBA13F6" w14:textId="77777777" w:rsidR="000A2808" w:rsidRPr="00900AAF" w:rsidRDefault="000A2808">
      <w:pPr>
        <w:ind w:left="1080"/>
        <w:jc w:val="both"/>
        <w:rPr>
          <w:rFonts w:asciiTheme="majorHAnsi" w:hAnsiTheme="majorHAnsi"/>
          <w:rPrChange w:id="208" w:author="Patience Duri" w:date="2019-09-12T18:10:00Z">
            <w:rPr/>
          </w:rPrChange>
        </w:rPr>
        <w:pPrChange w:id="209" w:author="Patience Duri" w:date="2019-09-12T18:10:00Z">
          <w:pPr>
            <w:pStyle w:val="ListParagraph"/>
            <w:numPr>
              <w:ilvl w:val="1"/>
              <w:numId w:val="32"/>
            </w:numPr>
            <w:ind w:left="1440" w:hanging="360"/>
            <w:jc w:val="both"/>
          </w:pPr>
        </w:pPrChange>
      </w:pPr>
    </w:p>
    <w:p w14:paraId="369C8D80" w14:textId="77777777" w:rsidR="009207BF" w:rsidRPr="002B10F0" w:rsidRDefault="002F7E27" w:rsidP="00CC6DC2">
      <w:pPr>
        <w:pStyle w:val="Heading4"/>
        <w:jc w:val="both"/>
        <w:rPr>
          <w:i w:val="0"/>
          <w:iCs w:val="0"/>
          <w:color w:val="auto"/>
        </w:rPr>
      </w:pPr>
      <w:r w:rsidRPr="002B10F0">
        <w:rPr>
          <w:i w:val="0"/>
          <w:iCs w:val="0"/>
          <w:color w:val="auto"/>
          <w:sz w:val="22"/>
        </w:rPr>
        <w:t xml:space="preserve">FC Platinum </w:t>
      </w:r>
      <w:r w:rsidR="009207BF" w:rsidRPr="002B10F0">
        <w:rPr>
          <w:i w:val="0"/>
          <w:iCs w:val="0"/>
          <w:color w:val="auto"/>
        </w:rPr>
        <w:t xml:space="preserve">Labour Broking </w:t>
      </w:r>
      <w:r w:rsidR="00795701" w:rsidRPr="002B10F0">
        <w:rPr>
          <w:i w:val="0"/>
          <w:iCs w:val="0"/>
          <w:color w:val="auto"/>
        </w:rPr>
        <w:t>Timesheet</w:t>
      </w:r>
    </w:p>
    <w:p w14:paraId="2EED25C4" w14:textId="77777777" w:rsidR="004707EF" w:rsidRPr="002B10F0" w:rsidRDefault="004707EF" w:rsidP="00CC6DC2">
      <w:pPr>
        <w:pStyle w:val="Heading5"/>
        <w:jc w:val="both"/>
        <w:rPr>
          <w:b/>
          <w:bCs/>
          <w:color w:val="auto"/>
        </w:rPr>
      </w:pPr>
      <w:r w:rsidRPr="002B10F0">
        <w:rPr>
          <w:b/>
          <w:bCs/>
          <w:color w:val="auto"/>
        </w:rPr>
        <w:t xml:space="preserve">Precondition </w:t>
      </w:r>
    </w:p>
    <w:p w14:paraId="5ACEA7DE" w14:textId="77777777" w:rsidR="004707EF" w:rsidRPr="002B10F0" w:rsidRDefault="004707EF" w:rsidP="00CC6DC2">
      <w:pPr>
        <w:pStyle w:val="ListParagraph"/>
        <w:numPr>
          <w:ilvl w:val="0"/>
          <w:numId w:val="23"/>
        </w:numPr>
        <w:jc w:val="both"/>
        <w:rPr>
          <w:rFonts w:asciiTheme="majorHAnsi" w:hAnsiTheme="majorHAnsi"/>
          <w:b/>
          <w:bCs/>
        </w:rPr>
      </w:pPr>
      <w:r w:rsidRPr="002B10F0">
        <w:rPr>
          <w:rFonts w:asciiTheme="majorHAnsi" w:hAnsiTheme="majorHAnsi"/>
          <w:b/>
          <w:bCs/>
        </w:rPr>
        <w:t>Attendance</w:t>
      </w:r>
    </w:p>
    <w:p w14:paraId="450ADD6B" w14:textId="77777777" w:rsidR="004707EF" w:rsidRPr="002B10F0" w:rsidRDefault="004707EF" w:rsidP="00CC6DC2">
      <w:pPr>
        <w:jc w:val="both"/>
        <w:rPr>
          <w:rFonts w:asciiTheme="majorHAnsi" w:hAnsiTheme="majorHAnsi"/>
          <w:sz w:val="22"/>
          <w:szCs w:val="22"/>
        </w:rPr>
      </w:pPr>
      <w:r w:rsidRPr="002B10F0">
        <w:rPr>
          <w:rFonts w:asciiTheme="majorHAnsi" w:hAnsiTheme="majorHAnsi"/>
          <w:sz w:val="22"/>
          <w:szCs w:val="22"/>
        </w:rPr>
        <w:t xml:space="preserve">Employee should have attended to work for one’s time to be </w:t>
      </w:r>
      <w:ins w:id="210" w:author="Patience Duri" w:date="2019-09-12T17:25:00Z">
        <w:r w:rsidR="000A2808">
          <w:rPr>
            <w:rFonts w:asciiTheme="majorHAnsi" w:hAnsiTheme="majorHAnsi"/>
            <w:sz w:val="22"/>
            <w:szCs w:val="22"/>
          </w:rPr>
          <w:t xml:space="preserve">recorded and </w:t>
        </w:r>
      </w:ins>
      <w:r w:rsidRPr="002B10F0">
        <w:rPr>
          <w:rFonts w:asciiTheme="majorHAnsi" w:hAnsiTheme="majorHAnsi"/>
          <w:sz w:val="22"/>
          <w:szCs w:val="22"/>
        </w:rPr>
        <w:t>managed.</w:t>
      </w:r>
    </w:p>
    <w:p w14:paraId="4CDD2FAE" w14:textId="77777777" w:rsidR="004707EF" w:rsidRPr="002B10F0" w:rsidRDefault="004707EF" w:rsidP="00CC6DC2">
      <w:pPr>
        <w:pStyle w:val="Heading5"/>
        <w:jc w:val="both"/>
        <w:rPr>
          <w:b/>
          <w:bCs/>
          <w:color w:val="auto"/>
        </w:rPr>
      </w:pPr>
      <w:r w:rsidRPr="002B10F0">
        <w:rPr>
          <w:b/>
          <w:bCs/>
          <w:color w:val="auto"/>
        </w:rPr>
        <w:lastRenderedPageBreak/>
        <w:t>Process Description</w:t>
      </w:r>
    </w:p>
    <w:p w14:paraId="5C7B0FEF" w14:textId="77777777" w:rsidR="006D7645" w:rsidRDefault="00D40569" w:rsidP="00CC6DC2">
      <w:pPr>
        <w:jc w:val="both"/>
        <w:rPr>
          <w:ins w:id="211" w:author="Patience Duri" w:date="2019-09-12T17:33:00Z"/>
          <w:rFonts w:asciiTheme="majorHAnsi" w:hAnsiTheme="majorHAnsi"/>
          <w:sz w:val="22"/>
          <w:szCs w:val="22"/>
        </w:rPr>
      </w:pPr>
      <w:bookmarkStart w:id="212" w:name="_Hlk18422091"/>
      <w:r w:rsidRPr="002B10F0">
        <w:rPr>
          <w:rFonts w:asciiTheme="majorHAnsi" w:hAnsiTheme="majorHAnsi"/>
          <w:sz w:val="22"/>
          <w:szCs w:val="22"/>
          <w:lang w:val="en-ZW"/>
        </w:rPr>
        <w:t xml:space="preserve">FC Platinum clerk </w:t>
      </w:r>
      <w:bookmarkEnd w:id="212"/>
      <w:r w:rsidRPr="002B10F0">
        <w:rPr>
          <w:rFonts w:asciiTheme="majorHAnsi" w:hAnsiTheme="majorHAnsi"/>
          <w:sz w:val="22"/>
          <w:szCs w:val="22"/>
          <w:lang w:val="en-ZW"/>
        </w:rPr>
        <w:t xml:space="preserve">fills in a log book on a daily basis </w:t>
      </w:r>
      <w:ins w:id="213" w:author="Patience Duri" w:date="2019-09-12T17:25:00Z">
        <w:r w:rsidR="000A2808">
          <w:rPr>
            <w:rFonts w:asciiTheme="majorHAnsi" w:hAnsiTheme="majorHAnsi"/>
            <w:sz w:val="22"/>
            <w:szCs w:val="22"/>
            <w:lang w:val="en-ZW"/>
          </w:rPr>
          <w:t>f</w:t>
        </w:r>
      </w:ins>
      <w:r w:rsidRPr="002B10F0">
        <w:rPr>
          <w:rFonts w:asciiTheme="majorHAnsi" w:hAnsiTheme="majorHAnsi"/>
          <w:sz w:val="22"/>
          <w:szCs w:val="22"/>
          <w:lang w:val="en-ZW"/>
        </w:rPr>
        <w:t>o</w:t>
      </w:r>
      <w:ins w:id="214" w:author="Patience Duri" w:date="2019-09-12T17:25:00Z">
        <w:r w:rsidR="000A2808">
          <w:rPr>
            <w:rFonts w:asciiTheme="majorHAnsi" w:hAnsiTheme="majorHAnsi"/>
            <w:sz w:val="22"/>
            <w:szCs w:val="22"/>
            <w:lang w:val="en-ZW"/>
          </w:rPr>
          <w:t xml:space="preserve">r </w:t>
        </w:r>
      </w:ins>
      <w:del w:id="215" w:author="Patience Duri" w:date="2019-09-12T17:25:00Z">
        <w:r w:rsidR="00E200C1" w:rsidRPr="002B10F0" w:rsidDel="000A2808">
          <w:rPr>
            <w:rFonts w:asciiTheme="majorHAnsi" w:hAnsiTheme="majorHAnsi"/>
            <w:sz w:val="22"/>
            <w:szCs w:val="22"/>
            <w:lang w:val="en-ZW"/>
          </w:rPr>
          <w:delText>n</w:delText>
        </w:r>
        <w:r w:rsidRPr="002B10F0" w:rsidDel="000A2808">
          <w:rPr>
            <w:rFonts w:asciiTheme="majorHAnsi" w:hAnsiTheme="majorHAnsi"/>
            <w:sz w:val="22"/>
            <w:szCs w:val="22"/>
            <w:lang w:val="en-ZW"/>
          </w:rPr>
          <w:delText xml:space="preserve"> </w:delText>
        </w:r>
      </w:del>
      <w:r w:rsidR="002D3CDD" w:rsidRPr="002B10F0">
        <w:rPr>
          <w:rFonts w:asciiTheme="majorHAnsi" w:hAnsiTheme="majorHAnsi"/>
          <w:sz w:val="22"/>
          <w:szCs w:val="22"/>
          <w:lang w:val="en-ZW"/>
        </w:rPr>
        <w:t>all the</w:t>
      </w:r>
      <w:r w:rsidRPr="002B10F0">
        <w:rPr>
          <w:rFonts w:asciiTheme="majorHAnsi" w:hAnsiTheme="majorHAnsi"/>
          <w:sz w:val="22"/>
          <w:szCs w:val="22"/>
          <w:lang w:val="en-ZW"/>
        </w:rPr>
        <w:t xml:space="preserve"> employees who report to </w:t>
      </w:r>
      <w:r w:rsidR="002D3CDD" w:rsidRPr="002B10F0">
        <w:rPr>
          <w:rFonts w:asciiTheme="majorHAnsi" w:hAnsiTheme="majorHAnsi"/>
          <w:sz w:val="22"/>
          <w:szCs w:val="22"/>
          <w:lang w:val="en-ZW"/>
        </w:rPr>
        <w:t>work every</w:t>
      </w:r>
      <w:r w:rsidRPr="002B10F0">
        <w:rPr>
          <w:rFonts w:asciiTheme="majorHAnsi" w:hAnsiTheme="majorHAnsi"/>
          <w:sz w:val="22"/>
          <w:szCs w:val="22"/>
          <w:lang w:val="en-ZW"/>
        </w:rPr>
        <w:t xml:space="preserve"> </w:t>
      </w:r>
      <w:r w:rsidR="002D3CDD" w:rsidRPr="002B10F0">
        <w:rPr>
          <w:rFonts w:asciiTheme="majorHAnsi" w:hAnsiTheme="majorHAnsi"/>
          <w:sz w:val="22"/>
          <w:szCs w:val="22"/>
          <w:lang w:val="en-ZW"/>
        </w:rPr>
        <w:t>morning.</w:t>
      </w:r>
      <w:ins w:id="216" w:author="Patience Duri" w:date="2019-09-12T17:25:00Z">
        <w:r w:rsidR="000A2808">
          <w:rPr>
            <w:rFonts w:asciiTheme="majorHAnsi" w:hAnsiTheme="majorHAnsi"/>
            <w:sz w:val="22"/>
            <w:szCs w:val="22"/>
            <w:lang w:val="en-ZW"/>
          </w:rPr>
          <w:t xml:space="preserve"> For payroll purposes, a payroll input </w:t>
        </w:r>
        <w:del w:id="217" w:author="Administrator@COLVEST2.co.zw" w:date="2019-09-13T09:19:00Z">
          <w:r w:rsidR="000A2808" w:rsidDel="00AB4E07">
            <w:rPr>
              <w:rFonts w:asciiTheme="majorHAnsi" w:hAnsiTheme="majorHAnsi"/>
              <w:sz w:val="22"/>
              <w:szCs w:val="22"/>
              <w:lang w:val="en-ZW"/>
            </w:rPr>
            <w:delText>cutoff</w:delText>
          </w:r>
        </w:del>
      </w:ins>
      <w:ins w:id="218" w:author="Administrator@COLVEST2.co.zw" w:date="2019-09-13T09:19:00Z">
        <w:r w:rsidR="00AB4E07">
          <w:rPr>
            <w:rFonts w:asciiTheme="majorHAnsi" w:hAnsiTheme="majorHAnsi"/>
            <w:sz w:val="22"/>
            <w:szCs w:val="22"/>
            <w:lang w:val="en-ZW"/>
          </w:rPr>
          <w:t>cut-off</w:t>
        </w:r>
      </w:ins>
      <w:ins w:id="219" w:author="Patience Duri" w:date="2019-09-12T17:25:00Z">
        <w:r w:rsidR="000A2808">
          <w:rPr>
            <w:rFonts w:asciiTheme="majorHAnsi" w:hAnsiTheme="majorHAnsi"/>
            <w:sz w:val="22"/>
            <w:szCs w:val="22"/>
            <w:lang w:val="en-ZW"/>
          </w:rPr>
          <w:t xml:space="preserve"> date is </w:t>
        </w:r>
      </w:ins>
      <w:ins w:id="220" w:author="Patience Duri" w:date="2019-09-12T17:26:00Z">
        <w:r w:rsidR="000A2808">
          <w:rPr>
            <w:rFonts w:asciiTheme="majorHAnsi" w:hAnsiTheme="majorHAnsi"/>
            <w:sz w:val="22"/>
            <w:szCs w:val="22"/>
            <w:lang w:val="en-ZW"/>
          </w:rPr>
          <w:t xml:space="preserve">set and agreed with customers. </w:t>
        </w:r>
      </w:ins>
      <w:ins w:id="221" w:author="Patience Duri" w:date="2019-09-12T17:27:00Z">
        <w:r w:rsidR="009D213D">
          <w:rPr>
            <w:rFonts w:asciiTheme="majorHAnsi" w:hAnsiTheme="majorHAnsi"/>
            <w:sz w:val="22"/>
            <w:szCs w:val="22"/>
            <w:lang w:val="en-ZW"/>
          </w:rPr>
          <w:t xml:space="preserve">Normally </w:t>
        </w:r>
      </w:ins>
      <w:ins w:id="222" w:author="Patience Duri" w:date="2019-09-12T18:12:00Z">
        <w:r w:rsidR="009D213D">
          <w:rPr>
            <w:rFonts w:asciiTheme="majorHAnsi" w:hAnsiTheme="majorHAnsi"/>
            <w:sz w:val="22"/>
            <w:szCs w:val="22"/>
            <w:lang w:val="en-ZW"/>
          </w:rPr>
          <w:t>this</w:t>
        </w:r>
      </w:ins>
      <w:ins w:id="223" w:author="Patience Duri" w:date="2019-09-12T17:27:00Z">
        <w:r w:rsidR="000A2808">
          <w:rPr>
            <w:rFonts w:asciiTheme="majorHAnsi" w:hAnsiTheme="majorHAnsi"/>
            <w:sz w:val="22"/>
            <w:szCs w:val="22"/>
            <w:lang w:val="en-ZW"/>
          </w:rPr>
          <w:t xml:space="preserve"> date allows </w:t>
        </w:r>
      </w:ins>
      <w:ins w:id="224" w:author="Patience Duri" w:date="2019-09-12T18:12:00Z">
        <w:r w:rsidR="009D213D">
          <w:rPr>
            <w:rFonts w:asciiTheme="majorHAnsi" w:hAnsiTheme="majorHAnsi"/>
            <w:sz w:val="22"/>
            <w:szCs w:val="22"/>
            <w:lang w:val="en-ZW"/>
          </w:rPr>
          <w:t xml:space="preserve">the </w:t>
        </w:r>
      </w:ins>
      <w:ins w:id="225" w:author="Patience Duri" w:date="2019-09-12T17:27:00Z">
        <w:r w:rsidR="000A2808">
          <w:rPr>
            <w:rFonts w:asciiTheme="majorHAnsi" w:hAnsiTheme="majorHAnsi"/>
            <w:sz w:val="22"/>
            <w:szCs w:val="22"/>
            <w:lang w:val="en-ZW"/>
          </w:rPr>
          <w:t>processing of payroll data, claiming of time worked and pay</w:t>
        </w:r>
      </w:ins>
      <w:ins w:id="226" w:author="Patience Duri" w:date="2019-09-12T18:12:00Z">
        <w:r w:rsidR="009D213D">
          <w:rPr>
            <w:rFonts w:asciiTheme="majorHAnsi" w:hAnsiTheme="majorHAnsi"/>
            <w:sz w:val="22"/>
            <w:szCs w:val="22"/>
            <w:lang w:val="en-ZW"/>
          </w:rPr>
          <w:t>ment of</w:t>
        </w:r>
      </w:ins>
      <w:ins w:id="227" w:author="Patience Duri" w:date="2019-09-12T17:27:00Z">
        <w:r w:rsidR="000A2808">
          <w:rPr>
            <w:rFonts w:asciiTheme="majorHAnsi" w:hAnsiTheme="majorHAnsi"/>
            <w:sz w:val="22"/>
            <w:szCs w:val="22"/>
            <w:lang w:val="en-ZW"/>
          </w:rPr>
          <w:t xml:space="preserve"> employees</w:t>
        </w:r>
      </w:ins>
      <w:ins w:id="228" w:author="Patience Duri" w:date="2019-09-12T18:12:00Z">
        <w:r w:rsidR="009D213D">
          <w:rPr>
            <w:rFonts w:asciiTheme="majorHAnsi" w:hAnsiTheme="majorHAnsi"/>
            <w:sz w:val="22"/>
            <w:szCs w:val="22"/>
            <w:lang w:val="en-ZW"/>
          </w:rPr>
          <w:t xml:space="preserve"> timeously </w:t>
        </w:r>
        <w:del w:id="229" w:author="Administrator@COLVEST2.co.zw" w:date="2019-09-13T09:19:00Z">
          <w:r w:rsidR="009D213D" w:rsidDel="00AB4E07">
            <w:rPr>
              <w:rFonts w:asciiTheme="majorHAnsi" w:hAnsiTheme="majorHAnsi"/>
              <w:sz w:val="22"/>
              <w:szCs w:val="22"/>
              <w:lang w:val="en-ZW"/>
            </w:rPr>
            <w:delText>i.e</w:delText>
          </w:r>
        </w:del>
      </w:ins>
      <w:ins w:id="230" w:author="Administrator@COLVEST2.co.zw" w:date="2019-09-13T09:19:00Z">
        <w:r w:rsidR="00AB4E07">
          <w:rPr>
            <w:rFonts w:asciiTheme="majorHAnsi" w:hAnsiTheme="majorHAnsi"/>
            <w:sz w:val="22"/>
            <w:szCs w:val="22"/>
            <w:lang w:val="en-ZW"/>
          </w:rPr>
          <w:t>i.e.</w:t>
        </w:r>
      </w:ins>
      <w:ins w:id="231" w:author="Patience Duri" w:date="2019-09-12T17:27:00Z">
        <w:r w:rsidR="000A2808">
          <w:rPr>
            <w:rFonts w:asciiTheme="majorHAnsi" w:hAnsiTheme="majorHAnsi"/>
            <w:sz w:val="22"/>
            <w:szCs w:val="22"/>
            <w:lang w:val="en-ZW"/>
          </w:rPr>
          <w:t xml:space="preserve"> before the last day </w:t>
        </w:r>
      </w:ins>
      <w:ins w:id="232" w:author="Patience Duri" w:date="2019-09-12T17:28:00Z">
        <w:r w:rsidR="000A2808">
          <w:rPr>
            <w:rFonts w:asciiTheme="majorHAnsi" w:hAnsiTheme="majorHAnsi"/>
            <w:sz w:val="22"/>
            <w:szCs w:val="22"/>
            <w:lang w:val="en-ZW"/>
          </w:rPr>
          <w:t xml:space="preserve">of the month. The </w:t>
        </w:r>
        <w:r w:rsidR="009D213D">
          <w:rPr>
            <w:rFonts w:asciiTheme="majorHAnsi" w:hAnsiTheme="majorHAnsi"/>
            <w:sz w:val="22"/>
            <w:szCs w:val="22"/>
            <w:lang w:val="en-ZW"/>
          </w:rPr>
          <w:t>monthly total hours ex</w:t>
        </w:r>
      </w:ins>
      <w:ins w:id="233" w:author="Patience Duri" w:date="2019-09-12T18:12:00Z">
        <w:r w:rsidR="009D213D">
          <w:rPr>
            <w:rFonts w:asciiTheme="majorHAnsi" w:hAnsiTheme="majorHAnsi"/>
            <w:sz w:val="22"/>
            <w:szCs w:val="22"/>
            <w:lang w:val="en-ZW"/>
          </w:rPr>
          <w:t>p</w:t>
        </w:r>
      </w:ins>
      <w:ins w:id="234" w:author="Patience Duri" w:date="2019-09-12T17:28:00Z">
        <w:r w:rsidR="000A2808">
          <w:rPr>
            <w:rFonts w:asciiTheme="majorHAnsi" w:hAnsiTheme="majorHAnsi"/>
            <w:sz w:val="22"/>
            <w:szCs w:val="22"/>
            <w:lang w:val="en-ZW"/>
          </w:rPr>
          <w:t>ected are 208hours and t</w:t>
        </w:r>
        <w:r w:rsidR="009D213D">
          <w:rPr>
            <w:rFonts w:asciiTheme="majorHAnsi" w:hAnsiTheme="majorHAnsi"/>
            <w:sz w:val="22"/>
            <w:szCs w:val="22"/>
            <w:lang w:val="en-ZW"/>
          </w:rPr>
          <w:t>his is consistently applied thr</w:t>
        </w:r>
      </w:ins>
      <w:ins w:id="235" w:author="Patience Duri" w:date="2019-09-12T18:13:00Z">
        <w:r w:rsidR="009D213D">
          <w:rPr>
            <w:rFonts w:asciiTheme="majorHAnsi" w:hAnsiTheme="majorHAnsi"/>
            <w:sz w:val="22"/>
            <w:szCs w:val="22"/>
            <w:lang w:val="en-ZW"/>
          </w:rPr>
          <w:t>o</w:t>
        </w:r>
      </w:ins>
      <w:ins w:id="236" w:author="Patience Duri" w:date="2019-09-12T17:28:00Z">
        <w:r w:rsidR="000A2808">
          <w:rPr>
            <w:rFonts w:asciiTheme="majorHAnsi" w:hAnsiTheme="majorHAnsi"/>
            <w:sz w:val="22"/>
            <w:szCs w:val="22"/>
            <w:lang w:val="en-ZW"/>
          </w:rPr>
          <w:t xml:space="preserve">ugh out the year. Once </w:t>
        </w:r>
      </w:ins>
      <w:ins w:id="237" w:author="Patience Duri" w:date="2019-09-12T17:29:00Z">
        <w:r w:rsidR="000A2808">
          <w:rPr>
            <w:rFonts w:asciiTheme="majorHAnsi" w:hAnsiTheme="majorHAnsi"/>
            <w:sz w:val="22"/>
            <w:szCs w:val="22"/>
            <w:lang w:val="en-ZW"/>
          </w:rPr>
          <w:t xml:space="preserve">the time book has been compiled, a verification is carried out with the </w:t>
        </w:r>
        <w:del w:id="238" w:author="Administrator@COLVEST2.co.zw" w:date="2019-09-13T09:19:00Z">
          <w:r w:rsidR="000A2808" w:rsidDel="00AB4E07">
            <w:rPr>
              <w:rFonts w:asciiTheme="majorHAnsi" w:hAnsiTheme="majorHAnsi"/>
              <w:sz w:val="22"/>
              <w:szCs w:val="22"/>
              <w:lang w:val="en-ZW"/>
            </w:rPr>
            <w:delText>cliet’s</w:delText>
          </w:r>
        </w:del>
      </w:ins>
      <w:ins w:id="239" w:author="Administrator@COLVEST2.co.zw" w:date="2019-09-13T09:19:00Z">
        <w:r w:rsidR="00AB4E07">
          <w:rPr>
            <w:rFonts w:asciiTheme="majorHAnsi" w:hAnsiTheme="majorHAnsi"/>
            <w:sz w:val="22"/>
            <w:szCs w:val="22"/>
            <w:lang w:val="en-ZW"/>
          </w:rPr>
          <w:t>client’s</w:t>
        </w:r>
      </w:ins>
      <w:ins w:id="240" w:author="Patience Duri" w:date="2019-09-12T17:29:00Z">
        <w:r w:rsidR="000A2808">
          <w:rPr>
            <w:rFonts w:asciiTheme="majorHAnsi" w:hAnsiTheme="majorHAnsi"/>
            <w:sz w:val="22"/>
            <w:szCs w:val="22"/>
            <w:lang w:val="en-ZW"/>
          </w:rPr>
          <w:t xml:space="preserve"> representative to ascertain accuracy and completeness of ti</w:t>
        </w:r>
      </w:ins>
      <w:ins w:id="241" w:author="Patience Duri" w:date="2019-09-12T17:30:00Z">
        <w:r w:rsidR="000A2808">
          <w:rPr>
            <w:rFonts w:asciiTheme="majorHAnsi" w:hAnsiTheme="majorHAnsi"/>
            <w:sz w:val="22"/>
            <w:szCs w:val="22"/>
            <w:lang w:val="en-ZW"/>
          </w:rPr>
          <w:t xml:space="preserve">me </w:t>
        </w:r>
      </w:ins>
      <w:ins w:id="242" w:author="Patience Duri" w:date="2019-09-12T17:29:00Z">
        <w:r w:rsidR="000A2808">
          <w:rPr>
            <w:rFonts w:asciiTheme="majorHAnsi" w:hAnsiTheme="majorHAnsi"/>
            <w:sz w:val="22"/>
            <w:szCs w:val="22"/>
            <w:lang w:val="en-ZW"/>
          </w:rPr>
          <w:t>recorded</w:t>
        </w:r>
      </w:ins>
      <w:del w:id="243" w:author="Patience Duri" w:date="2019-09-12T17:27:00Z">
        <w:r w:rsidRPr="002B10F0" w:rsidDel="000A2808">
          <w:rPr>
            <w:rFonts w:asciiTheme="majorHAnsi" w:hAnsiTheme="majorHAnsi"/>
            <w:sz w:val="22"/>
            <w:szCs w:val="22"/>
          </w:rPr>
          <w:delText xml:space="preserve"> </w:delText>
        </w:r>
      </w:del>
      <w:del w:id="244" w:author="Patience Duri" w:date="2019-09-12T17:31:00Z">
        <w:r w:rsidRPr="002B10F0" w:rsidDel="006D7645">
          <w:rPr>
            <w:rFonts w:asciiTheme="majorHAnsi" w:hAnsiTheme="majorHAnsi"/>
            <w:sz w:val="22"/>
            <w:szCs w:val="22"/>
          </w:rPr>
          <w:delText xml:space="preserve">On a specific date agreed on the </w:delText>
        </w:r>
        <w:r w:rsidR="002D3CDD" w:rsidRPr="002B10F0" w:rsidDel="006D7645">
          <w:rPr>
            <w:rFonts w:asciiTheme="majorHAnsi" w:hAnsiTheme="majorHAnsi"/>
            <w:sz w:val="22"/>
            <w:szCs w:val="22"/>
          </w:rPr>
          <w:delText>FC Platinum Clerk together</w:delText>
        </w:r>
        <w:r w:rsidRPr="002B10F0" w:rsidDel="006D7645">
          <w:rPr>
            <w:rFonts w:asciiTheme="majorHAnsi" w:hAnsiTheme="majorHAnsi"/>
            <w:sz w:val="22"/>
            <w:szCs w:val="22"/>
          </w:rPr>
          <w:delText xml:space="preserve"> with the Mimosa </w:delText>
        </w:r>
        <w:r w:rsidR="00E71FF2" w:rsidRPr="002B10F0" w:rsidDel="006D7645">
          <w:rPr>
            <w:rFonts w:asciiTheme="majorHAnsi" w:hAnsiTheme="majorHAnsi"/>
            <w:sz w:val="22"/>
            <w:szCs w:val="22"/>
          </w:rPr>
          <w:delText>Clerk conduct</w:delText>
        </w:r>
        <w:r w:rsidR="002D3CDD" w:rsidRPr="002B10F0" w:rsidDel="006D7645">
          <w:rPr>
            <w:rFonts w:asciiTheme="majorHAnsi" w:hAnsiTheme="majorHAnsi"/>
            <w:sz w:val="22"/>
            <w:szCs w:val="22"/>
          </w:rPr>
          <w:delText xml:space="preserve"> a reconciliation on their log book</w:delText>
        </w:r>
        <w:r w:rsidR="00E71FF2" w:rsidRPr="002B10F0" w:rsidDel="006D7645">
          <w:rPr>
            <w:rFonts w:asciiTheme="majorHAnsi" w:hAnsiTheme="majorHAnsi"/>
            <w:sz w:val="22"/>
            <w:szCs w:val="22"/>
          </w:rPr>
          <w:delText xml:space="preserve">s. Every HR Clerk is allocated a section in which he creates timesheets </w:delText>
        </w:r>
        <w:r w:rsidR="001C7194" w:rsidRPr="002B10F0" w:rsidDel="006D7645">
          <w:rPr>
            <w:rFonts w:asciiTheme="majorHAnsi" w:hAnsiTheme="majorHAnsi"/>
            <w:sz w:val="22"/>
            <w:szCs w:val="22"/>
          </w:rPr>
          <w:delText>for.</w:delText>
        </w:r>
        <w:r w:rsidR="00E71FF2" w:rsidRPr="002B10F0" w:rsidDel="006D7645">
          <w:rPr>
            <w:rFonts w:asciiTheme="majorHAnsi" w:hAnsiTheme="majorHAnsi"/>
            <w:sz w:val="22"/>
            <w:szCs w:val="22"/>
          </w:rPr>
          <w:delText xml:space="preserve"> </w:delText>
        </w:r>
        <w:bookmarkStart w:id="245" w:name="_Hlk18423660"/>
        <w:r w:rsidR="00E71FF2" w:rsidRPr="002B10F0" w:rsidDel="006D7645">
          <w:rPr>
            <w:rFonts w:asciiTheme="majorHAnsi" w:hAnsiTheme="majorHAnsi"/>
            <w:sz w:val="22"/>
            <w:szCs w:val="22"/>
          </w:rPr>
          <w:delText>The HR Clerk uses</w:delText>
        </w:r>
        <w:r w:rsidR="001C7194" w:rsidRPr="002B10F0" w:rsidDel="006D7645">
          <w:rPr>
            <w:rFonts w:asciiTheme="majorHAnsi" w:hAnsiTheme="majorHAnsi"/>
            <w:sz w:val="22"/>
            <w:szCs w:val="22"/>
          </w:rPr>
          <w:delText xml:space="preserve"> the </w:delText>
        </w:r>
        <w:r w:rsidR="00E71FF2" w:rsidRPr="002B10F0" w:rsidDel="006D7645">
          <w:rPr>
            <w:rFonts w:asciiTheme="majorHAnsi" w:hAnsiTheme="majorHAnsi"/>
            <w:sz w:val="22"/>
            <w:szCs w:val="22"/>
          </w:rPr>
          <w:delText>two log books from Mimosa a</w:delText>
        </w:r>
        <w:r w:rsidR="001C7194" w:rsidRPr="002B10F0" w:rsidDel="006D7645">
          <w:rPr>
            <w:rFonts w:asciiTheme="majorHAnsi" w:hAnsiTheme="majorHAnsi"/>
            <w:sz w:val="22"/>
            <w:szCs w:val="22"/>
          </w:rPr>
          <w:delText xml:space="preserve">nd </w:delText>
        </w:r>
        <w:r w:rsidR="001C7194" w:rsidRPr="002B10F0" w:rsidDel="006D7645">
          <w:rPr>
            <w:rFonts w:asciiTheme="majorHAnsi" w:hAnsiTheme="majorHAnsi"/>
            <w:sz w:val="22"/>
            <w:szCs w:val="22"/>
            <w:lang w:val="en-ZW"/>
          </w:rPr>
          <w:delText xml:space="preserve">FC Platinum </w:delText>
        </w:r>
        <w:r w:rsidR="00795701" w:rsidRPr="002B10F0" w:rsidDel="006D7645">
          <w:rPr>
            <w:rFonts w:asciiTheme="majorHAnsi" w:hAnsiTheme="majorHAnsi"/>
            <w:sz w:val="22"/>
            <w:szCs w:val="22"/>
            <w:lang w:val="en-ZW"/>
          </w:rPr>
          <w:delText>clerks</w:delText>
        </w:r>
        <w:r w:rsidR="00795701" w:rsidRPr="002B10F0" w:rsidDel="006D7645">
          <w:rPr>
            <w:rFonts w:asciiTheme="majorHAnsi" w:hAnsiTheme="majorHAnsi"/>
            <w:sz w:val="22"/>
            <w:szCs w:val="22"/>
          </w:rPr>
          <w:delText xml:space="preserve"> to</w:delText>
        </w:r>
        <w:r w:rsidR="00E71FF2" w:rsidRPr="002B10F0" w:rsidDel="006D7645">
          <w:rPr>
            <w:rFonts w:asciiTheme="majorHAnsi" w:hAnsiTheme="majorHAnsi"/>
            <w:sz w:val="22"/>
            <w:szCs w:val="22"/>
          </w:rPr>
          <w:delText xml:space="preserve"> fill in the timesheet</w:delText>
        </w:r>
        <w:r w:rsidR="009207BF" w:rsidRPr="002B10F0" w:rsidDel="006D7645">
          <w:rPr>
            <w:rFonts w:asciiTheme="majorHAnsi" w:hAnsiTheme="majorHAnsi"/>
            <w:sz w:val="22"/>
            <w:szCs w:val="22"/>
          </w:rPr>
          <w:delText>,</w:delText>
        </w:r>
        <w:r w:rsidR="00E71FF2" w:rsidRPr="002B10F0" w:rsidDel="006D7645">
          <w:rPr>
            <w:rFonts w:asciiTheme="majorHAnsi" w:hAnsiTheme="majorHAnsi"/>
            <w:sz w:val="22"/>
            <w:szCs w:val="22"/>
          </w:rPr>
          <w:delText xml:space="preserve"> recording employees total working hours, overtime worked and all leave days taken</w:delText>
        </w:r>
      </w:del>
      <w:r w:rsidR="00E71FF2" w:rsidRPr="002B10F0">
        <w:rPr>
          <w:rFonts w:asciiTheme="majorHAnsi" w:hAnsiTheme="majorHAnsi"/>
          <w:sz w:val="22"/>
          <w:szCs w:val="22"/>
        </w:rPr>
        <w:t>.</w:t>
      </w:r>
      <w:ins w:id="246" w:author="Patience Duri" w:date="2019-09-12T17:31:00Z">
        <w:r w:rsidR="006D7645">
          <w:rPr>
            <w:rFonts w:asciiTheme="majorHAnsi" w:hAnsiTheme="majorHAnsi"/>
            <w:sz w:val="22"/>
            <w:szCs w:val="22"/>
          </w:rPr>
          <w:t xml:space="preserve"> The timesheet depicts normal hours worked, overtime @</w:t>
        </w:r>
      </w:ins>
      <w:ins w:id="247" w:author="Patience Duri" w:date="2019-09-12T17:32:00Z">
        <w:r w:rsidR="006D7645">
          <w:rPr>
            <w:rFonts w:asciiTheme="majorHAnsi" w:hAnsiTheme="majorHAnsi"/>
            <w:sz w:val="22"/>
            <w:szCs w:val="22"/>
          </w:rPr>
          <w:t xml:space="preserve"> </w:t>
        </w:r>
      </w:ins>
      <w:ins w:id="248" w:author="Patience Duri" w:date="2019-09-12T17:31:00Z">
        <w:r w:rsidR="006D7645">
          <w:rPr>
            <w:rFonts w:asciiTheme="majorHAnsi" w:hAnsiTheme="majorHAnsi"/>
            <w:sz w:val="22"/>
            <w:szCs w:val="22"/>
          </w:rPr>
          <w:t>1.5</w:t>
        </w:r>
      </w:ins>
      <w:ins w:id="249" w:author="Patience Duri" w:date="2019-09-12T17:32:00Z">
        <w:r w:rsidR="006D7645">
          <w:rPr>
            <w:rFonts w:asciiTheme="majorHAnsi" w:hAnsiTheme="majorHAnsi"/>
            <w:sz w:val="22"/>
            <w:szCs w:val="22"/>
          </w:rPr>
          <w:t>. overtime @ 2, standby if applicable, Night hours if applicable, Underground hours</w:t>
        </w:r>
      </w:ins>
      <w:ins w:id="250" w:author="Patience Duri" w:date="2019-09-12T17:33:00Z">
        <w:r w:rsidR="006D7645">
          <w:rPr>
            <w:rFonts w:asciiTheme="majorHAnsi" w:hAnsiTheme="majorHAnsi"/>
            <w:sz w:val="22"/>
            <w:szCs w:val="22"/>
          </w:rPr>
          <w:t xml:space="preserve"> if applicable</w:t>
        </w:r>
      </w:ins>
      <w:ins w:id="251" w:author="Patience Duri" w:date="2019-09-12T17:32:00Z">
        <w:r w:rsidR="006D7645">
          <w:rPr>
            <w:rFonts w:asciiTheme="majorHAnsi" w:hAnsiTheme="majorHAnsi"/>
            <w:sz w:val="22"/>
            <w:szCs w:val="22"/>
          </w:rPr>
          <w:t>,</w:t>
        </w:r>
      </w:ins>
      <w:ins w:id="252" w:author="Patience Duri" w:date="2019-09-12T17:33:00Z">
        <w:r w:rsidR="006D7645">
          <w:rPr>
            <w:rFonts w:asciiTheme="majorHAnsi" w:hAnsiTheme="majorHAnsi"/>
            <w:sz w:val="22"/>
            <w:szCs w:val="22"/>
          </w:rPr>
          <w:t xml:space="preserve"> PPH. The </w:t>
        </w:r>
      </w:ins>
      <w:r w:rsidR="00E71FF2" w:rsidRPr="002B10F0">
        <w:rPr>
          <w:rFonts w:asciiTheme="majorHAnsi" w:hAnsiTheme="majorHAnsi"/>
          <w:sz w:val="22"/>
          <w:szCs w:val="22"/>
        </w:rPr>
        <w:t xml:space="preserve">HR </w:t>
      </w:r>
      <w:r w:rsidR="001C7194" w:rsidRPr="002B10F0">
        <w:rPr>
          <w:rFonts w:asciiTheme="majorHAnsi" w:hAnsiTheme="majorHAnsi"/>
          <w:sz w:val="22"/>
          <w:szCs w:val="22"/>
        </w:rPr>
        <w:t>Clerk then</w:t>
      </w:r>
      <w:r w:rsidR="00E71FF2" w:rsidRPr="002B10F0">
        <w:rPr>
          <w:rFonts w:asciiTheme="majorHAnsi" w:hAnsiTheme="majorHAnsi"/>
          <w:sz w:val="22"/>
          <w:szCs w:val="22"/>
        </w:rPr>
        <w:t xml:space="preserve"> </w:t>
      </w:r>
      <w:r w:rsidR="001C7194" w:rsidRPr="002B10F0">
        <w:rPr>
          <w:rFonts w:asciiTheme="majorHAnsi" w:hAnsiTheme="majorHAnsi"/>
          <w:sz w:val="22"/>
          <w:szCs w:val="22"/>
        </w:rPr>
        <w:t>attaches</w:t>
      </w:r>
      <w:r w:rsidR="009207BF" w:rsidRPr="002B10F0">
        <w:rPr>
          <w:rFonts w:asciiTheme="majorHAnsi" w:hAnsiTheme="majorHAnsi"/>
          <w:sz w:val="22"/>
          <w:szCs w:val="22"/>
        </w:rPr>
        <w:t xml:space="preserve"> the timesheet with the</w:t>
      </w:r>
      <w:r w:rsidR="001C7194" w:rsidRPr="002B10F0">
        <w:rPr>
          <w:rFonts w:asciiTheme="majorHAnsi" w:hAnsiTheme="majorHAnsi"/>
          <w:sz w:val="22"/>
          <w:szCs w:val="22"/>
        </w:rPr>
        <w:t xml:space="preserve"> </w:t>
      </w:r>
      <w:bookmarkStart w:id="253" w:name="_Hlk18422288"/>
      <w:r w:rsidR="009207BF" w:rsidRPr="002B10F0">
        <w:rPr>
          <w:rFonts w:asciiTheme="majorHAnsi" w:hAnsiTheme="majorHAnsi"/>
          <w:sz w:val="22"/>
          <w:szCs w:val="22"/>
        </w:rPr>
        <w:t>o</w:t>
      </w:r>
      <w:r w:rsidR="001C7194" w:rsidRPr="002B10F0">
        <w:rPr>
          <w:rFonts w:asciiTheme="majorHAnsi" w:hAnsiTheme="majorHAnsi"/>
          <w:sz w:val="22"/>
          <w:szCs w:val="22"/>
        </w:rPr>
        <w:t xml:space="preserve">vertime authorization </w:t>
      </w:r>
      <w:r w:rsidR="00560707" w:rsidRPr="002B10F0">
        <w:rPr>
          <w:rFonts w:asciiTheme="majorHAnsi" w:hAnsiTheme="majorHAnsi"/>
          <w:sz w:val="22"/>
          <w:szCs w:val="22"/>
        </w:rPr>
        <w:t>form, leave</w:t>
      </w:r>
      <w:r w:rsidR="00E71FF2" w:rsidRPr="002B10F0">
        <w:rPr>
          <w:rFonts w:asciiTheme="majorHAnsi" w:hAnsiTheme="majorHAnsi"/>
          <w:sz w:val="22"/>
          <w:szCs w:val="22"/>
        </w:rPr>
        <w:t xml:space="preserve"> </w:t>
      </w:r>
      <w:r w:rsidR="001C7194" w:rsidRPr="002B10F0">
        <w:rPr>
          <w:rFonts w:asciiTheme="majorHAnsi" w:hAnsiTheme="majorHAnsi"/>
          <w:sz w:val="22"/>
          <w:szCs w:val="22"/>
        </w:rPr>
        <w:t>form</w:t>
      </w:r>
      <w:r w:rsidR="00E71FF2" w:rsidRPr="002B10F0">
        <w:rPr>
          <w:rFonts w:asciiTheme="majorHAnsi" w:hAnsiTheme="majorHAnsi"/>
          <w:sz w:val="22"/>
          <w:szCs w:val="22"/>
        </w:rPr>
        <w:t xml:space="preserve"> and </w:t>
      </w:r>
      <w:r w:rsidR="009207BF" w:rsidRPr="002B10F0">
        <w:rPr>
          <w:rFonts w:asciiTheme="majorHAnsi" w:hAnsiTheme="majorHAnsi"/>
          <w:sz w:val="22"/>
          <w:szCs w:val="22"/>
        </w:rPr>
        <w:t>a</w:t>
      </w:r>
      <w:r w:rsidR="00E71FF2" w:rsidRPr="002B10F0">
        <w:rPr>
          <w:rFonts w:asciiTheme="majorHAnsi" w:hAnsiTheme="majorHAnsi"/>
          <w:sz w:val="22"/>
          <w:szCs w:val="22"/>
        </w:rPr>
        <w:t xml:space="preserve">cting </w:t>
      </w:r>
      <w:r w:rsidR="009207BF" w:rsidRPr="002B10F0">
        <w:rPr>
          <w:rFonts w:asciiTheme="majorHAnsi" w:hAnsiTheme="majorHAnsi"/>
          <w:sz w:val="22"/>
          <w:szCs w:val="22"/>
        </w:rPr>
        <w:t>a</w:t>
      </w:r>
      <w:r w:rsidR="00E71FF2" w:rsidRPr="002B10F0">
        <w:rPr>
          <w:rFonts w:asciiTheme="majorHAnsi" w:hAnsiTheme="majorHAnsi"/>
          <w:sz w:val="22"/>
          <w:szCs w:val="22"/>
        </w:rPr>
        <w:t>ppointment</w:t>
      </w:r>
      <w:r w:rsidR="00E200C1" w:rsidRPr="002B10F0">
        <w:rPr>
          <w:rFonts w:asciiTheme="majorHAnsi" w:hAnsiTheme="majorHAnsi"/>
          <w:sz w:val="22"/>
          <w:szCs w:val="22"/>
        </w:rPr>
        <w:t xml:space="preserve"> </w:t>
      </w:r>
      <w:bookmarkEnd w:id="253"/>
      <w:r w:rsidR="002F7E27" w:rsidRPr="002B10F0">
        <w:rPr>
          <w:rFonts w:asciiTheme="majorHAnsi" w:hAnsiTheme="majorHAnsi"/>
          <w:sz w:val="22"/>
          <w:szCs w:val="22"/>
        </w:rPr>
        <w:t>form (</w:t>
      </w:r>
      <w:r w:rsidR="00560707" w:rsidRPr="002B10F0">
        <w:rPr>
          <w:rFonts w:asciiTheme="majorHAnsi" w:hAnsiTheme="majorHAnsi"/>
          <w:sz w:val="22"/>
          <w:szCs w:val="22"/>
        </w:rPr>
        <w:t>sample forms attached below)</w:t>
      </w:r>
      <w:r w:rsidR="001C7194" w:rsidRPr="002B10F0">
        <w:rPr>
          <w:rFonts w:asciiTheme="majorHAnsi" w:hAnsiTheme="majorHAnsi"/>
          <w:sz w:val="22"/>
          <w:szCs w:val="22"/>
        </w:rPr>
        <w:t>.</w:t>
      </w:r>
      <w:r w:rsidR="00E200C1" w:rsidRPr="002B10F0">
        <w:rPr>
          <w:rFonts w:asciiTheme="majorHAnsi" w:hAnsiTheme="majorHAnsi"/>
          <w:sz w:val="22"/>
          <w:szCs w:val="22"/>
        </w:rPr>
        <w:t xml:space="preserve"> </w:t>
      </w:r>
    </w:p>
    <w:p w14:paraId="781F28F9" w14:textId="77777777" w:rsidR="006D7645" w:rsidRDefault="006D7645" w:rsidP="00CC6DC2">
      <w:pPr>
        <w:jc w:val="both"/>
        <w:rPr>
          <w:ins w:id="254" w:author="Patience Duri" w:date="2019-09-12T17:33:00Z"/>
          <w:rFonts w:asciiTheme="majorHAnsi" w:hAnsiTheme="majorHAnsi"/>
          <w:sz w:val="22"/>
          <w:szCs w:val="22"/>
        </w:rPr>
      </w:pPr>
    </w:p>
    <w:p w14:paraId="5E73E0E6" w14:textId="77777777" w:rsidR="00560707" w:rsidRPr="002B10F0" w:rsidRDefault="00E200C1" w:rsidP="00CC6DC2">
      <w:pPr>
        <w:jc w:val="both"/>
        <w:rPr>
          <w:rFonts w:asciiTheme="majorHAnsi" w:hAnsiTheme="majorHAnsi"/>
          <w:sz w:val="22"/>
          <w:szCs w:val="22"/>
        </w:rPr>
      </w:pPr>
      <w:r w:rsidRPr="002B10F0">
        <w:rPr>
          <w:rFonts w:asciiTheme="majorHAnsi" w:hAnsiTheme="majorHAnsi"/>
          <w:sz w:val="22"/>
          <w:szCs w:val="22"/>
        </w:rPr>
        <w:t xml:space="preserve">Acting appointment form is a form that is used when an employee is </w:t>
      </w:r>
      <w:del w:id="255" w:author="Patience Duri" w:date="2019-09-12T17:34:00Z">
        <w:r w:rsidRPr="002B10F0" w:rsidDel="006D7645">
          <w:rPr>
            <w:rFonts w:asciiTheme="majorHAnsi" w:hAnsiTheme="majorHAnsi"/>
            <w:sz w:val="22"/>
            <w:szCs w:val="22"/>
          </w:rPr>
          <w:delText xml:space="preserve">asked </w:delText>
        </w:r>
      </w:del>
      <w:ins w:id="256" w:author="Patience Duri" w:date="2019-09-12T17:34:00Z">
        <w:r w:rsidR="006D7645">
          <w:rPr>
            <w:rFonts w:asciiTheme="majorHAnsi" w:hAnsiTheme="majorHAnsi"/>
            <w:sz w:val="22"/>
            <w:szCs w:val="22"/>
          </w:rPr>
          <w:t>seconded to</w:t>
        </w:r>
      </w:ins>
      <w:del w:id="257" w:author="Patience Duri" w:date="2019-09-12T17:34:00Z">
        <w:r w:rsidRPr="002B10F0" w:rsidDel="006D7645">
          <w:rPr>
            <w:rFonts w:asciiTheme="majorHAnsi" w:hAnsiTheme="majorHAnsi"/>
            <w:sz w:val="22"/>
            <w:szCs w:val="22"/>
          </w:rPr>
          <w:delText>to</w:delText>
        </w:r>
      </w:del>
      <w:r w:rsidRPr="002B10F0">
        <w:rPr>
          <w:rFonts w:asciiTheme="majorHAnsi" w:hAnsiTheme="majorHAnsi"/>
          <w:sz w:val="22"/>
          <w:szCs w:val="22"/>
        </w:rPr>
        <w:t xml:space="preserve"> work </w:t>
      </w:r>
      <w:del w:id="258" w:author="Patience Duri" w:date="2019-09-12T17:35:00Z">
        <w:r w:rsidRPr="002B10F0" w:rsidDel="006D7645">
          <w:rPr>
            <w:rFonts w:asciiTheme="majorHAnsi" w:hAnsiTheme="majorHAnsi"/>
            <w:sz w:val="22"/>
            <w:szCs w:val="22"/>
          </w:rPr>
          <w:delText xml:space="preserve">on </w:delText>
        </w:r>
      </w:del>
      <w:ins w:id="259" w:author="Patience Duri" w:date="2019-09-12T17:34:00Z">
        <w:r w:rsidR="006D7645">
          <w:rPr>
            <w:rFonts w:asciiTheme="majorHAnsi" w:hAnsiTheme="majorHAnsi"/>
            <w:sz w:val="22"/>
            <w:szCs w:val="22"/>
          </w:rPr>
          <w:t>in a grade that is higher that his current grade.</w:t>
        </w:r>
      </w:ins>
      <w:del w:id="260" w:author="Patience Duri" w:date="2019-09-12T17:34:00Z">
        <w:r w:rsidRPr="002B10F0" w:rsidDel="006D7645">
          <w:rPr>
            <w:rFonts w:asciiTheme="majorHAnsi" w:hAnsiTheme="majorHAnsi"/>
            <w:sz w:val="22"/>
            <w:szCs w:val="22"/>
          </w:rPr>
          <w:delText>behalf of their immediate supervisor for the time there are off-duty.</w:delText>
        </w:r>
      </w:del>
      <w:bookmarkEnd w:id="245"/>
      <w:ins w:id="261" w:author="Patience Duri" w:date="2019-09-12T17:35:00Z">
        <w:r w:rsidR="006D7645">
          <w:rPr>
            <w:rFonts w:asciiTheme="majorHAnsi" w:hAnsiTheme="majorHAnsi"/>
            <w:sz w:val="22"/>
            <w:szCs w:val="22"/>
          </w:rPr>
          <w:t xml:space="preserve"> The HR Clerk ensures that all Acting forms are properly </w:t>
        </w:r>
      </w:ins>
      <w:ins w:id="262" w:author="Patience Duri" w:date="2019-09-12T17:37:00Z">
        <w:r w:rsidR="006D7645">
          <w:rPr>
            <w:rFonts w:asciiTheme="majorHAnsi" w:hAnsiTheme="majorHAnsi"/>
            <w:sz w:val="22"/>
            <w:szCs w:val="22"/>
          </w:rPr>
          <w:t>authorized</w:t>
        </w:r>
      </w:ins>
      <w:ins w:id="263" w:author="Patience Duri" w:date="2019-09-12T17:35:00Z">
        <w:r w:rsidR="006D7645">
          <w:rPr>
            <w:rFonts w:asciiTheme="majorHAnsi" w:hAnsiTheme="majorHAnsi"/>
            <w:sz w:val="22"/>
            <w:szCs w:val="22"/>
          </w:rPr>
          <w:t xml:space="preserve"> </w:t>
        </w:r>
      </w:ins>
      <w:ins w:id="264" w:author="Patience Duri" w:date="2019-09-12T17:37:00Z">
        <w:r w:rsidR="006D7645">
          <w:rPr>
            <w:rFonts w:asciiTheme="majorHAnsi" w:hAnsiTheme="majorHAnsi"/>
            <w:sz w:val="22"/>
            <w:szCs w:val="22"/>
          </w:rPr>
          <w:t xml:space="preserve">when compiling the </w:t>
        </w:r>
      </w:ins>
      <w:ins w:id="265" w:author="Patience Duri" w:date="2019-09-12T17:38:00Z">
        <w:r w:rsidR="006D7645">
          <w:rPr>
            <w:rFonts w:asciiTheme="majorHAnsi" w:hAnsiTheme="majorHAnsi"/>
            <w:sz w:val="22"/>
            <w:szCs w:val="22"/>
          </w:rPr>
          <w:t>time</w:t>
        </w:r>
      </w:ins>
      <w:ins w:id="266" w:author="Patience Duri" w:date="2019-09-12T17:37:00Z">
        <w:r w:rsidR="006D7645">
          <w:rPr>
            <w:rFonts w:asciiTheme="majorHAnsi" w:hAnsiTheme="majorHAnsi"/>
            <w:sz w:val="22"/>
            <w:szCs w:val="22"/>
          </w:rPr>
          <w:t xml:space="preserve"> sheets.</w:t>
        </w:r>
      </w:ins>
    </w:p>
    <w:p w14:paraId="1E87CEEB" w14:textId="75BA7529" w:rsidR="00E200C1" w:rsidRDefault="00E71FF2" w:rsidP="00CC6DC2">
      <w:pPr>
        <w:jc w:val="both"/>
        <w:rPr>
          <w:ins w:id="267" w:author="Administrator@COLVEST2.co.zw" w:date="2019-09-13T11:07:00Z"/>
          <w:rFonts w:asciiTheme="majorHAnsi" w:hAnsiTheme="majorHAnsi"/>
          <w:sz w:val="22"/>
          <w:szCs w:val="22"/>
        </w:rPr>
      </w:pPr>
      <w:r w:rsidRPr="002B10F0">
        <w:rPr>
          <w:rFonts w:asciiTheme="majorHAnsi" w:hAnsiTheme="majorHAnsi"/>
          <w:sz w:val="22"/>
          <w:szCs w:val="22"/>
        </w:rPr>
        <w:t xml:space="preserve"> The document</w:t>
      </w:r>
      <w:r w:rsidR="00560707" w:rsidRPr="002B10F0">
        <w:rPr>
          <w:rFonts w:asciiTheme="majorHAnsi" w:hAnsiTheme="majorHAnsi"/>
          <w:sz w:val="22"/>
          <w:szCs w:val="22"/>
        </w:rPr>
        <w:t>s</w:t>
      </w:r>
      <w:r w:rsidRPr="002B10F0">
        <w:rPr>
          <w:rFonts w:asciiTheme="majorHAnsi" w:hAnsiTheme="majorHAnsi"/>
          <w:sz w:val="22"/>
          <w:szCs w:val="22"/>
        </w:rPr>
        <w:t xml:space="preserve"> are forwarded to </w:t>
      </w:r>
      <w:del w:id="268" w:author="Patience Duri" w:date="2019-09-12T17:38:00Z">
        <w:r w:rsidRPr="002B10F0" w:rsidDel="006D7645">
          <w:rPr>
            <w:rFonts w:asciiTheme="majorHAnsi" w:hAnsiTheme="majorHAnsi"/>
            <w:sz w:val="22"/>
            <w:szCs w:val="22"/>
          </w:rPr>
          <w:delText>Mimosa Management</w:delText>
        </w:r>
      </w:del>
      <w:ins w:id="269" w:author="Patience Duri" w:date="2019-09-12T17:38:00Z">
        <w:r w:rsidR="006D7645">
          <w:rPr>
            <w:rFonts w:asciiTheme="majorHAnsi" w:hAnsiTheme="majorHAnsi"/>
            <w:sz w:val="22"/>
            <w:szCs w:val="22"/>
          </w:rPr>
          <w:t xml:space="preserve">the customer designated </w:t>
        </w:r>
        <w:del w:id="270" w:author="Administrator@COLVEST2.co.zw" w:date="2019-09-13T09:19:00Z">
          <w:r w:rsidR="006D7645" w:rsidDel="00AB4E07">
            <w:rPr>
              <w:rFonts w:asciiTheme="majorHAnsi" w:hAnsiTheme="majorHAnsi"/>
              <w:sz w:val="22"/>
              <w:szCs w:val="22"/>
            </w:rPr>
            <w:delText>represantatives</w:delText>
          </w:r>
        </w:del>
      </w:ins>
      <w:ins w:id="271" w:author="Administrator@COLVEST2.co.zw" w:date="2019-09-13T09:19:00Z">
        <w:r w:rsidR="00AB4E07">
          <w:rPr>
            <w:rFonts w:asciiTheme="majorHAnsi" w:hAnsiTheme="majorHAnsi"/>
            <w:sz w:val="22"/>
            <w:szCs w:val="22"/>
          </w:rPr>
          <w:t>representatives</w:t>
        </w:r>
      </w:ins>
      <w:ins w:id="272" w:author="Patience Duri" w:date="2019-09-12T17:38:00Z">
        <w:r w:rsidR="006D7645">
          <w:rPr>
            <w:rFonts w:asciiTheme="majorHAnsi" w:hAnsiTheme="majorHAnsi"/>
            <w:sz w:val="22"/>
            <w:szCs w:val="22"/>
          </w:rPr>
          <w:t xml:space="preserve"> </w:t>
        </w:r>
      </w:ins>
      <w:r w:rsidRPr="002B10F0">
        <w:rPr>
          <w:rFonts w:asciiTheme="majorHAnsi" w:hAnsiTheme="majorHAnsi"/>
          <w:sz w:val="22"/>
          <w:szCs w:val="22"/>
        </w:rPr>
        <w:t xml:space="preserve"> for </w:t>
      </w:r>
      <w:del w:id="273" w:author="Patience Duri" w:date="2019-09-12T17:38:00Z">
        <w:r w:rsidRPr="002B10F0" w:rsidDel="006D7645">
          <w:rPr>
            <w:rFonts w:asciiTheme="majorHAnsi" w:hAnsiTheme="majorHAnsi"/>
            <w:sz w:val="22"/>
            <w:szCs w:val="22"/>
          </w:rPr>
          <w:delText xml:space="preserve">verification </w:delText>
        </w:r>
      </w:del>
      <w:ins w:id="274" w:author="Patience Duri" w:date="2019-09-12T17:38:00Z">
        <w:r w:rsidR="006D7645">
          <w:rPr>
            <w:rFonts w:asciiTheme="majorHAnsi" w:hAnsiTheme="majorHAnsi"/>
            <w:sz w:val="22"/>
            <w:szCs w:val="22"/>
          </w:rPr>
          <w:t>review</w:t>
        </w:r>
        <w:r w:rsidR="006D7645" w:rsidRPr="002B10F0">
          <w:rPr>
            <w:rFonts w:asciiTheme="majorHAnsi" w:hAnsiTheme="majorHAnsi"/>
            <w:sz w:val="22"/>
            <w:szCs w:val="22"/>
          </w:rPr>
          <w:t xml:space="preserve"> </w:t>
        </w:r>
      </w:ins>
      <w:r w:rsidRPr="002B10F0">
        <w:rPr>
          <w:rFonts w:asciiTheme="majorHAnsi" w:hAnsiTheme="majorHAnsi"/>
          <w:sz w:val="22"/>
          <w:szCs w:val="22"/>
        </w:rPr>
        <w:t xml:space="preserve">and </w:t>
      </w:r>
      <w:ins w:id="275" w:author="Patience Duri" w:date="2019-09-12T17:38:00Z">
        <w:del w:id="276" w:author="Administrator@COLVEST2.co.zw" w:date="2019-09-13T09:19:00Z">
          <w:r w:rsidR="006D7645" w:rsidDel="00AB4E07">
            <w:rPr>
              <w:rFonts w:asciiTheme="majorHAnsi" w:hAnsiTheme="majorHAnsi"/>
              <w:sz w:val="22"/>
              <w:szCs w:val="22"/>
            </w:rPr>
            <w:delText>authorisation</w:delText>
          </w:r>
        </w:del>
      </w:ins>
      <w:ins w:id="277" w:author="Administrator@COLVEST2.co.zw" w:date="2019-09-13T09:19:00Z">
        <w:r w:rsidR="00AB4E07">
          <w:rPr>
            <w:rFonts w:asciiTheme="majorHAnsi" w:hAnsiTheme="majorHAnsi"/>
            <w:sz w:val="22"/>
            <w:szCs w:val="22"/>
          </w:rPr>
          <w:t>authorization</w:t>
        </w:r>
      </w:ins>
      <w:del w:id="278" w:author="Patience Duri" w:date="2019-09-12T17:39:00Z">
        <w:r w:rsidR="00E200C1" w:rsidRPr="002B10F0" w:rsidDel="006D7645">
          <w:rPr>
            <w:rFonts w:asciiTheme="majorHAnsi" w:hAnsiTheme="majorHAnsi"/>
            <w:sz w:val="22"/>
            <w:szCs w:val="22"/>
          </w:rPr>
          <w:delText>signing</w:delText>
        </w:r>
      </w:del>
      <w:r w:rsidR="00E200C1" w:rsidRPr="002B10F0">
        <w:rPr>
          <w:rFonts w:asciiTheme="majorHAnsi" w:hAnsiTheme="majorHAnsi"/>
          <w:sz w:val="22"/>
          <w:szCs w:val="22"/>
        </w:rPr>
        <w:t xml:space="preserve">. </w:t>
      </w:r>
      <w:ins w:id="279" w:author="Patience Duri" w:date="2019-09-12T17:39:00Z">
        <w:r w:rsidR="006D7645">
          <w:rPr>
            <w:rFonts w:asciiTheme="majorHAnsi" w:hAnsiTheme="majorHAnsi"/>
            <w:sz w:val="22"/>
            <w:szCs w:val="22"/>
          </w:rPr>
          <w:t xml:space="preserve">Once approved, the </w:t>
        </w:r>
      </w:ins>
      <w:del w:id="280" w:author="Patience Duri" w:date="2019-09-12T17:39:00Z">
        <w:r w:rsidR="00E200C1" w:rsidRPr="002B10F0" w:rsidDel="006D7645">
          <w:rPr>
            <w:rFonts w:asciiTheme="majorHAnsi" w:hAnsiTheme="majorHAnsi"/>
            <w:sz w:val="22"/>
            <w:szCs w:val="22"/>
          </w:rPr>
          <w:delText>The</w:delText>
        </w:r>
      </w:del>
      <w:r w:rsidR="00560707" w:rsidRPr="002B10F0">
        <w:rPr>
          <w:rFonts w:asciiTheme="majorHAnsi" w:hAnsiTheme="majorHAnsi"/>
          <w:sz w:val="22"/>
          <w:szCs w:val="22"/>
        </w:rPr>
        <w:t xml:space="preserve"> </w:t>
      </w:r>
      <w:r w:rsidR="009207BF" w:rsidRPr="002B10F0">
        <w:rPr>
          <w:rFonts w:asciiTheme="majorHAnsi" w:hAnsiTheme="majorHAnsi"/>
          <w:sz w:val="22"/>
          <w:szCs w:val="22"/>
        </w:rPr>
        <w:t>Hr.</w:t>
      </w:r>
      <w:r w:rsidR="00560707" w:rsidRPr="002B10F0">
        <w:rPr>
          <w:rFonts w:asciiTheme="majorHAnsi" w:hAnsiTheme="majorHAnsi"/>
          <w:sz w:val="22"/>
          <w:szCs w:val="22"/>
        </w:rPr>
        <w:t xml:space="preserve"> Clerk </w:t>
      </w:r>
      <w:del w:id="281" w:author="Patience Duri" w:date="2019-09-12T17:39:00Z">
        <w:r w:rsidR="00560707" w:rsidRPr="002B10F0" w:rsidDel="006D7645">
          <w:rPr>
            <w:rFonts w:asciiTheme="majorHAnsi" w:hAnsiTheme="majorHAnsi"/>
            <w:sz w:val="22"/>
            <w:szCs w:val="22"/>
          </w:rPr>
          <w:delText xml:space="preserve">receives the signed time sheet and produces </w:delText>
        </w:r>
      </w:del>
      <w:ins w:id="282" w:author="Patience Duri" w:date="2019-09-12T17:39:00Z">
        <w:r w:rsidR="006D7645">
          <w:rPr>
            <w:rFonts w:asciiTheme="majorHAnsi" w:hAnsiTheme="majorHAnsi"/>
            <w:sz w:val="22"/>
            <w:szCs w:val="22"/>
          </w:rPr>
          <w:t xml:space="preserve">compiles </w:t>
        </w:r>
      </w:ins>
      <w:r w:rsidR="00560707" w:rsidRPr="002B10F0">
        <w:rPr>
          <w:rFonts w:asciiTheme="majorHAnsi" w:hAnsiTheme="majorHAnsi"/>
          <w:sz w:val="22"/>
          <w:szCs w:val="22"/>
        </w:rPr>
        <w:t xml:space="preserve">a Summary Sheet </w:t>
      </w:r>
      <w:r w:rsidR="00E200C1" w:rsidRPr="002B10F0">
        <w:rPr>
          <w:rFonts w:asciiTheme="majorHAnsi" w:hAnsiTheme="majorHAnsi"/>
          <w:sz w:val="22"/>
          <w:szCs w:val="22"/>
        </w:rPr>
        <w:t>(sample document below).</w:t>
      </w:r>
      <w:r w:rsidR="00560707" w:rsidRPr="002B10F0">
        <w:rPr>
          <w:rFonts w:asciiTheme="majorHAnsi" w:hAnsiTheme="majorHAnsi"/>
          <w:sz w:val="22"/>
          <w:szCs w:val="22"/>
        </w:rPr>
        <w:t xml:space="preserve"> </w:t>
      </w:r>
      <w:ins w:id="283" w:author="Patience Duri" w:date="2019-09-12T17:39:00Z">
        <w:r w:rsidR="006D7645">
          <w:rPr>
            <w:rFonts w:asciiTheme="majorHAnsi" w:hAnsiTheme="majorHAnsi"/>
            <w:sz w:val="22"/>
            <w:szCs w:val="22"/>
          </w:rPr>
          <w:t xml:space="preserve">All the documentation </w:t>
        </w:r>
        <w:del w:id="284" w:author="Administrator@COLVEST2.co.zw" w:date="2019-09-13T09:19:00Z">
          <w:r w:rsidR="006D7645" w:rsidDel="00AB4E07">
            <w:rPr>
              <w:rFonts w:asciiTheme="majorHAnsi" w:hAnsiTheme="majorHAnsi"/>
              <w:sz w:val="22"/>
              <w:szCs w:val="22"/>
            </w:rPr>
            <w:delText>i.e</w:delText>
          </w:r>
        </w:del>
      </w:ins>
      <w:ins w:id="285" w:author="Administrator@COLVEST2.co.zw" w:date="2019-09-13T09:19:00Z">
        <w:r w:rsidR="00AB4E07">
          <w:rPr>
            <w:rFonts w:asciiTheme="majorHAnsi" w:hAnsiTheme="majorHAnsi"/>
            <w:sz w:val="22"/>
            <w:szCs w:val="22"/>
          </w:rPr>
          <w:t>i.e.</w:t>
        </w:r>
      </w:ins>
      <w:ins w:id="286" w:author="Patience Duri" w:date="2019-09-12T17:39:00Z">
        <w:r w:rsidR="006D7645">
          <w:rPr>
            <w:rFonts w:asciiTheme="majorHAnsi" w:hAnsiTheme="majorHAnsi"/>
            <w:sz w:val="22"/>
            <w:szCs w:val="22"/>
          </w:rPr>
          <w:t xml:space="preserve"> </w:t>
        </w:r>
      </w:ins>
      <w:del w:id="287" w:author="Patience Duri" w:date="2019-09-12T17:40:00Z">
        <w:r w:rsidR="00560707" w:rsidRPr="002B10F0" w:rsidDel="006D7645">
          <w:rPr>
            <w:rFonts w:asciiTheme="majorHAnsi" w:hAnsiTheme="majorHAnsi"/>
            <w:sz w:val="22"/>
            <w:szCs w:val="22"/>
          </w:rPr>
          <w:delText xml:space="preserve">The </w:delText>
        </w:r>
      </w:del>
      <w:r w:rsidR="00E200C1" w:rsidRPr="002B10F0">
        <w:rPr>
          <w:rFonts w:asciiTheme="majorHAnsi" w:hAnsiTheme="majorHAnsi"/>
          <w:sz w:val="22"/>
          <w:szCs w:val="22"/>
        </w:rPr>
        <w:t>summary sheet</w:t>
      </w:r>
      <w:ins w:id="288" w:author="Patience Duri" w:date="2019-09-12T17:40:00Z">
        <w:r w:rsidR="006D7645">
          <w:rPr>
            <w:rFonts w:asciiTheme="majorHAnsi" w:hAnsiTheme="majorHAnsi"/>
            <w:sz w:val="22"/>
            <w:szCs w:val="22"/>
          </w:rPr>
          <w:t>s,</w:t>
        </w:r>
      </w:ins>
      <w:del w:id="289" w:author="Patience Duri" w:date="2019-09-12T17:40:00Z">
        <w:r w:rsidR="00E200C1" w:rsidRPr="002B10F0" w:rsidDel="006D7645">
          <w:rPr>
            <w:rFonts w:asciiTheme="majorHAnsi" w:hAnsiTheme="majorHAnsi"/>
            <w:sz w:val="22"/>
            <w:szCs w:val="22"/>
          </w:rPr>
          <w:delText xml:space="preserve"> together with the</w:delText>
        </w:r>
      </w:del>
      <w:r w:rsidR="00E200C1" w:rsidRPr="002B10F0">
        <w:rPr>
          <w:rFonts w:asciiTheme="majorHAnsi" w:hAnsiTheme="majorHAnsi"/>
          <w:sz w:val="22"/>
          <w:szCs w:val="22"/>
        </w:rPr>
        <w:t xml:space="preserve"> overtime authorization form, leave form and acting appointment form are</w:t>
      </w:r>
      <w:r w:rsidR="00560707" w:rsidRPr="002B10F0">
        <w:rPr>
          <w:rFonts w:asciiTheme="majorHAnsi" w:hAnsiTheme="majorHAnsi"/>
          <w:sz w:val="22"/>
          <w:szCs w:val="22"/>
        </w:rPr>
        <w:t xml:space="preserve"> </w:t>
      </w:r>
      <w:r w:rsidR="00E200C1" w:rsidRPr="002B10F0">
        <w:rPr>
          <w:rFonts w:asciiTheme="majorHAnsi" w:hAnsiTheme="majorHAnsi"/>
          <w:sz w:val="22"/>
          <w:szCs w:val="22"/>
        </w:rPr>
        <w:t xml:space="preserve">forwarded </w:t>
      </w:r>
      <w:r w:rsidR="00560707" w:rsidRPr="002B10F0">
        <w:rPr>
          <w:rFonts w:asciiTheme="majorHAnsi" w:hAnsiTheme="majorHAnsi"/>
          <w:sz w:val="22"/>
          <w:szCs w:val="22"/>
        </w:rPr>
        <w:t xml:space="preserve">to the HR </w:t>
      </w:r>
      <w:r w:rsidR="009207BF" w:rsidRPr="002B10F0">
        <w:rPr>
          <w:rFonts w:asciiTheme="majorHAnsi" w:hAnsiTheme="majorHAnsi"/>
          <w:sz w:val="22"/>
          <w:szCs w:val="22"/>
        </w:rPr>
        <w:t xml:space="preserve">Assistant </w:t>
      </w:r>
      <w:del w:id="290" w:author="Patience Duri" w:date="2019-09-12T17:40:00Z">
        <w:r w:rsidR="009207BF" w:rsidRPr="002B10F0" w:rsidDel="006D7645">
          <w:rPr>
            <w:rFonts w:asciiTheme="majorHAnsi" w:hAnsiTheme="majorHAnsi"/>
            <w:sz w:val="22"/>
            <w:szCs w:val="22"/>
          </w:rPr>
          <w:delText>to</w:delText>
        </w:r>
        <w:r w:rsidR="00E200C1" w:rsidRPr="002B10F0" w:rsidDel="006D7645">
          <w:rPr>
            <w:rFonts w:asciiTheme="majorHAnsi" w:hAnsiTheme="majorHAnsi"/>
            <w:sz w:val="22"/>
            <w:szCs w:val="22"/>
          </w:rPr>
          <w:delText xml:space="preserve"> </w:delText>
        </w:r>
      </w:del>
      <w:ins w:id="291" w:author="Patience Duri" w:date="2019-09-12T17:40:00Z">
        <w:r w:rsidR="006D7645">
          <w:rPr>
            <w:rFonts w:asciiTheme="majorHAnsi" w:hAnsiTheme="majorHAnsi"/>
            <w:sz w:val="22"/>
            <w:szCs w:val="22"/>
          </w:rPr>
          <w:t>for</w:t>
        </w:r>
        <w:r w:rsidR="006D7645" w:rsidRPr="002B10F0">
          <w:rPr>
            <w:rFonts w:asciiTheme="majorHAnsi" w:hAnsiTheme="majorHAnsi"/>
            <w:sz w:val="22"/>
            <w:szCs w:val="22"/>
          </w:rPr>
          <w:t xml:space="preserve"> </w:t>
        </w:r>
      </w:ins>
      <w:r w:rsidR="00E200C1" w:rsidRPr="002B10F0">
        <w:rPr>
          <w:rFonts w:asciiTheme="majorHAnsi" w:hAnsiTheme="majorHAnsi"/>
          <w:sz w:val="22"/>
          <w:szCs w:val="22"/>
        </w:rPr>
        <w:t>review</w:t>
      </w:r>
      <w:ins w:id="292" w:author="Patience Duri" w:date="2019-09-12T17:40:00Z">
        <w:r w:rsidR="008207EB">
          <w:rPr>
            <w:rFonts w:asciiTheme="majorHAnsi" w:hAnsiTheme="majorHAnsi"/>
            <w:sz w:val="22"/>
            <w:szCs w:val="22"/>
          </w:rPr>
          <w:t>.</w:t>
        </w:r>
      </w:ins>
      <w:del w:id="293" w:author="Patience Duri" w:date="2019-09-12T17:40:00Z">
        <w:r w:rsidR="00E200C1" w:rsidRPr="002B10F0" w:rsidDel="008207EB">
          <w:rPr>
            <w:rFonts w:asciiTheme="majorHAnsi" w:hAnsiTheme="majorHAnsi"/>
            <w:sz w:val="22"/>
            <w:szCs w:val="22"/>
          </w:rPr>
          <w:delText xml:space="preserve"> and authoriz</w:delText>
        </w:r>
        <w:r w:rsidR="00E200C1" w:rsidRPr="002B10F0" w:rsidDel="006D7645">
          <w:rPr>
            <w:rFonts w:asciiTheme="majorHAnsi" w:hAnsiTheme="majorHAnsi"/>
            <w:sz w:val="22"/>
            <w:szCs w:val="22"/>
          </w:rPr>
          <w:delText>e</w:delText>
        </w:r>
      </w:del>
      <w:r w:rsidR="00E200C1" w:rsidRPr="002B10F0">
        <w:rPr>
          <w:rFonts w:asciiTheme="majorHAnsi" w:hAnsiTheme="majorHAnsi"/>
          <w:sz w:val="22"/>
          <w:szCs w:val="22"/>
        </w:rPr>
        <w:t xml:space="preserve">. </w:t>
      </w:r>
      <w:ins w:id="294" w:author="Patience Duri" w:date="2019-09-12T17:40:00Z">
        <w:r w:rsidR="008207EB">
          <w:rPr>
            <w:rFonts w:asciiTheme="majorHAnsi" w:hAnsiTheme="majorHAnsi"/>
            <w:sz w:val="22"/>
            <w:szCs w:val="22"/>
          </w:rPr>
          <w:t xml:space="preserve">Once the review process is complete, </w:t>
        </w:r>
      </w:ins>
      <w:del w:id="295" w:author="Patience Duri" w:date="2019-09-12T17:41:00Z">
        <w:r w:rsidR="00E200C1" w:rsidRPr="002B10F0" w:rsidDel="008207EB">
          <w:rPr>
            <w:rFonts w:asciiTheme="majorHAnsi" w:hAnsiTheme="majorHAnsi"/>
            <w:sz w:val="22"/>
            <w:szCs w:val="22"/>
          </w:rPr>
          <w:delText>T</w:delText>
        </w:r>
      </w:del>
      <w:ins w:id="296" w:author="Patience Duri" w:date="2019-09-12T17:41:00Z">
        <w:r w:rsidR="008207EB">
          <w:rPr>
            <w:rFonts w:asciiTheme="majorHAnsi" w:hAnsiTheme="majorHAnsi"/>
            <w:sz w:val="22"/>
            <w:szCs w:val="22"/>
          </w:rPr>
          <w:t>t</w:t>
        </w:r>
      </w:ins>
      <w:r w:rsidR="00E200C1" w:rsidRPr="002B10F0">
        <w:rPr>
          <w:rFonts w:asciiTheme="majorHAnsi" w:hAnsiTheme="majorHAnsi"/>
          <w:sz w:val="22"/>
          <w:szCs w:val="22"/>
        </w:rPr>
        <w:t xml:space="preserve">he HR Assistant forwards the </w:t>
      </w:r>
      <w:del w:id="297" w:author="Patience Duri" w:date="2019-09-12T17:41:00Z">
        <w:r w:rsidR="00E200C1" w:rsidRPr="002B10F0" w:rsidDel="008207EB">
          <w:rPr>
            <w:rFonts w:asciiTheme="majorHAnsi" w:hAnsiTheme="majorHAnsi"/>
            <w:sz w:val="22"/>
            <w:szCs w:val="22"/>
          </w:rPr>
          <w:delText>attached</w:delText>
        </w:r>
      </w:del>
      <w:ins w:id="298" w:author="Patience Duri" w:date="2019-09-12T17:41:00Z">
        <w:r w:rsidR="008207EB">
          <w:rPr>
            <w:rFonts w:asciiTheme="majorHAnsi" w:hAnsiTheme="majorHAnsi"/>
            <w:sz w:val="22"/>
            <w:szCs w:val="22"/>
          </w:rPr>
          <w:t xml:space="preserve"> the full set of documents </w:t>
        </w:r>
      </w:ins>
      <w:r w:rsidR="00E200C1" w:rsidRPr="002B10F0">
        <w:rPr>
          <w:rFonts w:asciiTheme="majorHAnsi" w:hAnsiTheme="majorHAnsi"/>
          <w:sz w:val="22"/>
          <w:szCs w:val="22"/>
        </w:rPr>
        <w:t xml:space="preserve"> </w:t>
      </w:r>
      <w:del w:id="299" w:author="Patience Duri" w:date="2019-09-12T17:41:00Z">
        <w:r w:rsidR="00E200C1" w:rsidRPr="002B10F0" w:rsidDel="008207EB">
          <w:rPr>
            <w:rFonts w:asciiTheme="majorHAnsi" w:hAnsiTheme="majorHAnsi"/>
            <w:sz w:val="22"/>
            <w:szCs w:val="22"/>
          </w:rPr>
          <w:delText xml:space="preserve">documents </w:delText>
        </w:r>
      </w:del>
      <w:r w:rsidR="00E200C1" w:rsidRPr="002B10F0">
        <w:rPr>
          <w:rFonts w:asciiTheme="majorHAnsi" w:hAnsiTheme="majorHAnsi"/>
          <w:sz w:val="22"/>
          <w:szCs w:val="22"/>
        </w:rPr>
        <w:t xml:space="preserve">to the HR officer for approval. </w:t>
      </w:r>
      <w:ins w:id="300" w:author="Patience Duri" w:date="2019-09-12T17:41:00Z">
        <w:r w:rsidR="008207EB">
          <w:rPr>
            <w:rFonts w:asciiTheme="majorHAnsi" w:hAnsiTheme="majorHAnsi"/>
            <w:sz w:val="22"/>
            <w:szCs w:val="22"/>
          </w:rPr>
          <w:t xml:space="preserve"> At this point</w:t>
        </w:r>
      </w:ins>
      <w:ins w:id="301" w:author="Patience Duri" w:date="2019-09-12T17:50:00Z">
        <w:r w:rsidR="005C654D">
          <w:rPr>
            <w:rFonts w:asciiTheme="majorHAnsi" w:hAnsiTheme="majorHAnsi"/>
            <w:sz w:val="22"/>
            <w:szCs w:val="22"/>
          </w:rPr>
          <w:t xml:space="preserve"> after the review by the HR Officer</w:t>
        </w:r>
      </w:ins>
      <w:ins w:id="302" w:author="Patience Duri" w:date="2019-09-12T17:41:00Z">
        <w:r w:rsidR="008207EB">
          <w:rPr>
            <w:rFonts w:asciiTheme="majorHAnsi" w:hAnsiTheme="majorHAnsi"/>
            <w:sz w:val="22"/>
            <w:szCs w:val="22"/>
          </w:rPr>
          <w:t xml:space="preserve">, </w:t>
        </w:r>
      </w:ins>
      <w:ins w:id="303" w:author="Patience Duri" w:date="2019-09-12T17:49:00Z">
        <w:r w:rsidR="005C654D">
          <w:rPr>
            <w:rFonts w:asciiTheme="majorHAnsi" w:hAnsiTheme="majorHAnsi"/>
            <w:sz w:val="22"/>
            <w:szCs w:val="22"/>
          </w:rPr>
          <w:t xml:space="preserve">payroll and invoicing input is ready , </w:t>
        </w:r>
      </w:ins>
      <w:del w:id="304" w:author="Patience Duri" w:date="2019-09-12T17:50:00Z">
        <w:r w:rsidR="00E200C1" w:rsidRPr="002B10F0" w:rsidDel="005C654D">
          <w:rPr>
            <w:rFonts w:asciiTheme="majorHAnsi" w:hAnsiTheme="majorHAnsi"/>
            <w:sz w:val="22"/>
            <w:szCs w:val="22"/>
          </w:rPr>
          <w:delText>T</w:delText>
        </w:r>
      </w:del>
      <w:ins w:id="305" w:author="Patience Duri" w:date="2019-09-12T17:50:00Z">
        <w:r w:rsidR="005C654D">
          <w:rPr>
            <w:rFonts w:asciiTheme="majorHAnsi" w:hAnsiTheme="majorHAnsi"/>
            <w:sz w:val="22"/>
            <w:szCs w:val="22"/>
          </w:rPr>
          <w:t>t</w:t>
        </w:r>
      </w:ins>
      <w:r w:rsidR="00E200C1" w:rsidRPr="002B10F0">
        <w:rPr>
          <w:rFonts w:asciiTheme="majorHAnsi" w:hAnsiTheme="majorHAnsi"/>
          <w:sz w:val="22"/>
          <w:szCs w:val="22"/>
        </w:rPr>
        <w:t xml:space="preserve">he HR Officer </w:t>
      </w:r>
      <w:del w:id="306" w:author="Patience Duri" w:date="2019-09-12T17:50:00Z">
        <w:r w:rsidR="00E200C1" w:rsidRPr="002B10F0" w:rsidDel="005C654D">
          <w:rPr>
            <w:rFonts w:asciiTheme="majorHAnsi" w:hAnsiTheme="majorHAnsi"/>
            <w:sz w:val="22"/>
            <w:szCs w:val="22"/>
          </w:rPr>
          <w:delText>after</w:delText>
        </w:r>
        <w:r w:rsidR="009207BF" w:rsidRPr="002B10F0" w:rsidDel="005C654D">
          <w:rPr>
            <w:rFonts w:asciiTheme="majorHAnsi" w:hAnsiTheme="majorHAnsi"/>
            <w:sz w:val="22"/>
            <w:szCs w:val="22"/>
          </w:rPr>
          <w:delText xml:space="preserve"> reviewing and approval</w:delText>
        </w:r>
        <w:r w:rsidR="00E200C1" w:rsidRPr="002B10F0" w:rsidDel="005C654D">
          <w:rPr>
            <w:rFonts w:asciiTheme="majorHAnsi" w:hAnsiTheme="majorHAnsi"/>
            <w:sz w:val="22"/>
            <w:szCs w:val="22"/>
          </w:rPr>
          <w:delText xml:space="preserve"> will </w:delText>
        </w:r>
      </w:del>
      <w:r w:rsidR="00E200C1" w:rsidRPr="002B10F0">
        <w:rPr>
          <w:rFonts w:asciiTheme="majorHAnsi" w:hAnsiTheme="majorHAnsi"/>
          <w:sz w:val="22"/>
          <w:szCs w:val="22"/>
        </w:rPr>
        <w:t>forward</w:t>
      </w:r>
      <w:ins w:id="307" w:author="Patience Duri" w:date="2019-09-12T17:50:00Z">
        <w:r w:rsidR="005C654D">
          <w:rPr>
            <w:rFonts w:asciiTheme="majorHAnsi" w:hAnsiTheme="majorHAnsi"/>
            <w:sz w:val="22"/>
            <w:szCs w:val="22"/>
          </w:rPr>
          <w:t>s</w:t>
        </w:r>
      </w:ins>
      <w:r w:rsidR="00E200C1" w:rsidRPr="002B10F0">
        <w:rPr>
          <w:rFonts w:asciiTheme="majorHAnsi" w:hAnsiTheme="majorHAnsi"/>
          <w:sz w:val="22"/>
          <w:szCs w:val="22"/>
        </w:rPr>
        <w:t xml:space="preserve"> the </w:t>
      </w:r>
      <w:del w:id="308" w:author="Administrator@COLVEST2.co.zw" w:date="2019-09-13T09:20:00Z">
        <w:r w:rsidR="00E200C1" w:rsidRPr="002B10F0" w:rsidDel="00AB4E07">
          <w:rPr>
            <w:rFonts w:asciiTheme="majorHAnsi" w:hAnsiTheme="majorHAnsi"/>
            <w:sz w:val="22"/>
            <w:szCs w:val="22"/>
          </w:rPr>
          <w:delText>attached documents</w:delText>
        </w:r>
      </w:del>
      <w:ins w:id="309" w:author="Administrator@COLVEST2.co.zw" w:date="2019-09-13T09:20:00Z">
        <w:r w:rsidR="00AB4E07" w:rsidRPr="002B10F0">
          <w:rPr>
            <w:rFonts w:asciiTheme="majorHAnsi" w:hAnsiTheme="majorHAnsi"/>
            <w:sz w:val="22"/>
            <w:szCs w:val="22"/>
          </w:rPr>
          <w:t>documents</w:t>
        </w:r>
      </w:ins>
      <w:r w:rsidR="00E200C1" w:rsidRPr="002B10F0">
        <w:rPr>
          <w:rFonts w:asciiTheme="majorHAnsi" w:hAnsiTheme="majorHAnsi"/>
          <w:sz w:val="22"/>
          <w:szCs w:val="22"/>
        </w:rPr>
        <w:t xml:space="preserve"> to the Payroll Officer and Accounting Officer </w:t>
      </w:r>
      <w:del w:id="310" w:author="Patience Duri" w:date="2019-09-12T17:50:00Z">
        <w:r w:rsidR="00E200C1" w:rsidRPr="002B10F0" w:rsidDel="00654618">
          <w:rPr>
            <w:rFonts w:asciiTheme="majorHAnsi" w:hAnsiTheme="majorHAnsi"/>
            <w:sz w:val="22"/>
            <w:szCs w:val="22"/>
          </w:rPr>
          <w:delText xml:space="preserve">Inventory and </w:delText>
        </w:r>
      </w:del>
      <w:r w:rsidR="00E200C1" w:rsidRPr="002B10F0">
        <w:rPr>
          <w:rFonts w:asciiTheme="majorHAnsi" w:hAnsiTheme="majorHAnsi"/>
          <w:sz w:val="22"/>
          <w:szCs w:val="22"/>
        </w:rPr>
        <w:t>Revenue for</w:t>
      </w:r>
      <w:ins w:id="311" w:author="Patience Duri" w:date="2019-09-12T17:51:00Z">
        <w:r w:rsidR="00654618">
          <w:rPr>
            <w:rFonts w:asciiTheme="majorHAnsi" w:hAnsiTheme="majorHAnsi"/>
            <w:sz w:val="22"/>
            <w:szCs w:val="22"/>
          </w:rPr>
          <w:t xml:space="preserve"> payroll processing and invoicing respectively.</w:t>
        </w:r>
      </w:ins>
      <w:r w:rsidR="00E200C1" w:rsidRPr="002B10F0">
        <w:rPr>
          <w:rFonts w:asciiTheme="majorHAnsi" w:hAnsiTheme="majorHAnsi"/>
          <w:sz w:val="22"/>
          <w:szCs w:val="22"/>
        </w:rPr>
        <w:t xml:space="preserve"> </w:t>
      </w:r>
      <w:del w:id="312" w:author="Patience Duri" w:date="2019-09-12T17:50:00Z">
        <w:r w:rsidR="00E200C1" w:rsidRPr="002B10F0" w:rsidDel="00654618">
          <w:rPr>
            <w:rFonts w:asciiTheme="majorHAnsi" w:hAnsiTheme="majorHAnsi"/>
            <w:sz w:val="22"/>
            <w:szCs w:val="22"/>
          </w:rPr>
          <w:delText>furthe</w:delText>
        </w:r>
      </w:del>
      <w:r w:rsidR="00E200C1" w:rsidRPr="002B10F0">
        <w:rPr>
          <w:rFonts w:asciiTheme="majorHAnsi" w:hAnsiTheme="majorHAnsi"/>
          <w:sz w:val="22"/>
          <w:szCs w:val="22"/>
        </w:rPr>
        <w:t xml:space="preserve">r </w:t>
      </w:r>
      <w:del w:id="313" w:author="Patience Duri" w:date="2019-09-12T17:51:00Z">
        <w:r w:rsidR="00E200C1" w:rsidRPr="002B10F0" w:rsidDel="00654618">
          <w:rPr>
            <w:rFonts w:asciiTheme="majorHAnsi" w:hAnsiTheme="majorHAnsi"/>
            <w:sz w:val="22"/>
            <w:szCs w:val="22"/>
          </w:rPr>
          <w:delText>processing.</w:delText>
        </w:r>
      </w:del>
    </w:p>
    <w:p w14:paraId="0D2D9D2F" w14:textId="6CD5C9A9" w:rsidR="0027136E" w:rsidRPr="002B10F0" w:rsidRDefault="0027136E" w:rsidP="00CC6DC2">
      <w:pPr>
        <w:jc w:val="both"/>
        <w:rPr>
          <w:rFonts w:asciiTheme="majorHAnsi" w:hAnsiTheme="majorHAnsi"/>
          <w:sz w:val="22"/>
          <w:szCs w:val="22"/>
        </w:rPr>
      </w:pPr>
      <w:del w:id="314" w:author="Administrator@COLVEST2.co.zw" w:date="2019-09-13T15:14:00Z">
        <w:r w:rsidDel="002A28B0">
          <w:lastRenderedPageBreak/>
          <w:fldChar w:fldCharType="begin"/>
        </w:r>
        <w:r w:rsidDel="002A28B0">
          <w:fldChar w:fldCharType="separate"/>
        </w:r>
        <w:r w:rsidDel="002A28B0">
          <w:fldChar w:fldCharType="end"/>
        </w:r>
      </w:del>
      <w:ins w:id="315" w:author="Administrator@COLVEST2.co.zw" w:date="2019-09-13T15:15:00Z">
        <w:r w:rsidR="002A28B0">
          <w:object w:dxaOrig="20611" w:dyaOrig="22021" w14:anchorId="556FD6EC">
            <v:shape id="_x0000_i1062" type="#_x0000_t75" style="width:450.15pt;height:481.45pt" o:ole="">
              <v:imagedata r:id="rId51" o:title=""/>
            </v:shape>
            <o:OLEObject Type="Embed" ProgID="Visio.Drawing.15" ShapeID="_x0000_i1062" DrawAspect="Content" ObjectID="_1629892922" r:id="rId52"/>
          </w:object>
        </w:r>
      </w:ins>
      <w:bookmarkStart w:id="316" w:name="_GoBack"/>
      <w:bookmarkEnd w:id="316"/>
    </w:p>
    <w:commentRangeStart w:id="317"/>
    <w:commentRangeStart w:id="318"/>
    <w:p w14:paraId="5B19CE68" w14:textId="286D1B56" w:rsidR="00C765BF" w:rsidRPr="002B10F0" w:rsidRDefault="00ED7828" w:rsidP="00CC6DC2">
      <w:pPr>
        <w:jc w:val="both"/>
        <w:rPr>
          <w:rFonts w:asciiTheme="majorHAnsi" w:hAnsiTheme="majorHAnsi"/>
          <w:sz w:val="22"/>
          <w:szCs w:val="22"/>
        </w:rPr>
      </w:pPr>
      <w:del w:id="319" w:author="Administrator@COLVEST2.co.zw" w:date="2019-09-13T15:10:00Z">
        <w:r w:rsidRPr="002B10F0" w:rsidDel="002A28B0">
          <w:rPr>
            <w:rFonts w:asciiTheme="majorHAnsi" w:hAnsiTheme="majorHAnsi"/>
          </w:rPr>
          <w:object w:dxaOrig="20611" w:dyaOrig="20881" w14:anchorId="6F0903B7">
            <v:shape id="_x0000_i1046" type="#_x0000_t75" style="width:450.15pt;height:456.4pt" o:ole="">
              <v:imagedata r:id="rId53" o:title=""/>
            </v:shape>
            <o:OLEObject Type="Embed" ProgID="Visio.Drawing.15" ShapeID="_x0000_i1046" DrawAspect="Content" ObjectID="_1629892923" r:id="rId54"/>
          </w:object>
        </w:r>
      </w:del>
      <w:commentRangeEnd w:id="317"/>
      <w:commentRangeEnd w:id="318"/>
      <w:r w:rsidR="00654618">
        <w:rPr>
          <w:rStyle w:val="CommentReference"/>
        </w:rPr>
        <w:commentReference w:id="317"/>
      </w:r>
      <w:r w:rsidR="00654618">
        <w:rPr>
          <w:rStyle w:val="CommentReference"/>
        </w:rPr>
        <w:commentReference w:id="318"/>
      </w:r>
    </w:p>
    <w:p w14:paraId="08105F1A" w14:textId="77777777" w:rsidR="00AD06C4" w:rsidRPr="002B10F0" w:rsidRDefault="00AD06C4" w:rsidP="00CC6DC2">
      <w:pPr>
        <w:pStyle w:val="Heading5"/>
        <w:jc w:val="both"/>
        <w:rPr>
          <w:b/>
          <w:bCs/>
          <w:color w:val="auto"/>
        </w:rPr>
      </w:pPr>
      <w:r w:rsidRPr="002B10F0">
        <w:rPr>
          <w:b/>
          <w:bCs/>
          <w:color w:val="auto"/>
        </w:rPr>
        <w:t>Actors</w:t>
      </w:r>
    </w:p>
    <w:p w14:paraId="771D0A76" w14:textId="77777777" w:rsidR="00AD06C4" w:rsidRPr="002B10F0" w:rsidDel="00900AAF" w:rsidRDefault="00AD06C4" w:rsidP="00CC6DC2">
      <w:pPr>
        <w:pStyle w:val="ListParagraph"/>
        <w:numPr>
          <w:ilvl w:val="0"/>
          <w:numId w:val="3"/>
        </w:numPr>
        <w:jc w:val="both"/>
        <w:rPr>
          <w:del w:id="320" w:author="Patience Duri" w:date="2019-09-12T18:05:00Z"/>
          <w:rFonts w:asciiTheme="majorHAnsi" w:hAnsiTheme="majorHAnsi"/>
        </w:rPr>
      </w:pPr>
      <w:del w:id="321" w:author="Patience Duri" w:date="2019-09-12T18:05:00Z">
        <w:r w:rsidRPr="002B10F0" w:rsidDel="00900AAF">
          <w:rPr>
            <w:rFonts w:asciiTheme="majorHAnsi" w:hAnsiTheme="majorHAnsi"/>
          </w:rPr>
          <w:delText>Head of Department</w:delText>
        </w:r>
      </w:del>
    </w:p>
    <w:p w14:paraId="30273C8A" w14:textId="77777777" w:rsidR="00AD06C4" w:rsidRPr="002B10F0" w:rsidRDefault="00AD06C4" w:rsidP="00CC6DC2">
      <w:pPr>
        <w:pStyle w:val="ListParagraph"/>
        <w:numPr>
          <w:ilvl w:val="0"/>
          <w:numId w:val="3"/>
        </w:numPr>
        <w:jc w:val="both"/>
        <w:rPr>
          <w:rFonts w:asciiTheme="majorHAnsi" w:hAnsiTheme="majorHAnsi"/>
        </w:rPr>
      </w:pPr>
      <w:r w:rsidRPr="002B10F0">
        <w:rPr>
          <w:rFonts w:asciiTheme="majorHAnsi" w:hAnsiTheme="majorHAnsi"/>
        </w:rPr>
        <w:t>HR Officer</w:t>
      </w:r>
    </w:p>
    <w:p w14:paraId="6C4A54B8" w14:textId="77777777" w:rsidR="00AD06C4" w:rsidRPr="002B10F0" w:rsidRDefault="00AD06C4" w:rsidP="00CC6DC2">
      <w:pPr>
        <w:pStyle w:val="ListParagraph"/>
        <w:numPr>
          <w:ilvl w:val="0"/>
          <w:numId w:val="3"/>
        </w:numPr>
        <w:jc w:val="both"/>
        <w:rPr>
          <w:rFonts w:asciiTheme="majorHAnsi" w:hAnsiTheme="majorHAnsi"/>
        </w:rPr>
      </w:pPr>
      <w:r w:rsidRPr="002B10F0">
        <w:rPr>
          <w:rFonts w:asciiTheme="majorHAnsi" w:hAnsiTheme="majorHAnsi"/>
        </w:rPr>
        <w:t>Payroll Officer</w:t>
      </w:r>
    </w:p>
    <w:p w14:paraId="7AA107D5" w14:textId="77777777" w:rsidR="00AD06C4" w:rsidRPr="002B10F0" w:rsidDel="00900AAF" w:rsidRDefault="00AD06C4" w:rsidP="00CC6DC2">
      <w:pPr>
        <w:pStyle w:val="ListParagraph"/>
        <w:numPr>
          <w:ilvl w:val="0"/>
          <w:numId w:val="3"/>
        </w:numPr>
        <w:jc w:val="both"/>
        <w:rPr>
          <w:del w:id="322" w:author="Patience Duri" w:date="2019-09-12T18:05:00Z"/>
          <w:rFonts w:asciiTheme="majorHAnsi" w:hAnsiTheme="majorHAnsi"/>
        </w:rPr>
      </w:pPr>
      <w:del w:id="323" w:author="Patience Duri" w:date="2019-09-12T18:05:00Z">
        <w:r w:rsidRPr="002B10F0" w:rsidDel="00900AAF">
          <w:rPr>
            <w:rFonts w:asciiTheme="majorHAnsi" w:hAnsiTheme="majorHAnsi"/>
          </w:rPr>
          <w:delText>Mimosa Management</w:delText>
        </w:r>
      </w:del>
      <w:ins w:id="324" w:author="Patience Duri" w:date="2019-09-12T18:05:00Z">
        <w:r w:rsidR="00900AAF">
          <w:rPr>
            <w:rFonts w:asciiTheme="majorHAnsi" w:hAnsiTheme="majorHAnsi"/>
          </w:rPr>
          <w:t>Customer Representative</w:t>
        </w:r>
      </w:ins>
    </w:p>
    <w:p w14:paraId="0EB6734A" w14:textId="77777777" w:rsidR="00AD06C4" w:rsidRPr="002B10F0" w:rsidRDefault="00AD06C4" w:rsidP="00CC6DC2">
      <w:pPr>
        <w:pStyle w:val="ListParagraph"/>
        <w:numPr>
          <w:ilvl w:val="0"/>
          <w:numId w:val="3"/>
        </w:numPr>
        <w:jc w:val="both"/>
        <w:rPr>
          <w:rFonts w:asciiTheme="majorHAnsi" w:hAnsiTheme="majorHAnsi"/>
        </w:rPr>
      </w:pPr>
      <w:r w:rsidRPr="002B10F0">
        <w:rPr>
          <w:rFonts w:asciiTheme="majorHAnsi" w:hAnsiTheme="majorHAnsi"/>
        </w:rPr>
        <w:t>HR Clerk</w:t>
      </w:r>
    </w:p>
    <w:p w14:paraId="08718992" w14:textId="77777777" w:rsidR="00AD06C4" w:rsidRPr="002B10F0" w:rsidRDefault="00AD06C4" w:rsidP="00CC6DC2">
      <w:pPr>
        <w:pStyle w:val="ListParagraph"/>
        <w:numPr>
          <w:ilvl w:val="0"/>
          <w:numId w:val="3"/>
        </w:numPr>
        <w:jc w:val="both"/>
        <w:rPr>
          <w:rFonts w:asciiTheme="majorHAnsi" w:hAnsiTheme="majorHAnsi"/>
        </w:rPr>
      </w:pPr>
      <w:r w:rsidRPr="002B10F0">
        <w:rPr>
          <w:rFonts w:asciiTheme="majorHAnsi" w:hAnsiTheme="majorHAnsi"/>
        </w:rPr>
        <w:t xml:space="preserve">HR Assistant </w:t>
      </w:r>
      <w:del w:id="325" w:author="Patience Duri" w:date="2019-09-12T18:05:00Z">
        <w:r w:rsidRPr="002B10F0" w:rsidDel="00900AAF">
          <w:rPr>
            <w:rFonts w:asciiTheme="majorHAnsi" w:hAnsiTheme="majorHAnsi"/>
          </w:rPr>
          <w:delText xml:space="preserve">Officer </w:delText>
        </w:r>
      </w:del>
    </w:p>
    <w:p w14:paraId="06B7558C" w14:textId="77777777" w:rsidR="00AD06C4" w:rsidRPr="002B10F0" w:rsidRDefault="00AD06C4" w:rsidP="00CC6DC2">
      <w:pPr>
        <w:pStyle w:val="ListParagraph"/>
        <w:numPr>
          <w:ilvl w:val="0"/>
          <w:numId w:val="3"/>
        </w:numPr>
        <w:jc w:val="both"/>
        <w:rPr>
          <w:rFonts w:asciiTheme="majorHAnsi" w:hAnsiTheme="majorHAnsi"/>
        </w:rPr>
      </w:pPr>
      <w:del w:id="326" w:author="Patience Duri" w:date="2019-09-12T18:06:00Z">
        <w:r w:rsidRPr="002B10F0" w:rsidDel="00900AAF">
          <w:rPr>
            <w:rFonts w:asciiTheme="majorHAnsi" w:hAnsiTheme="majorHAnsi"/>
          </w:rPr>
          <w:delText xml:space="preserve">Mimosa </w:delText>
        </w:r>
      </w:del>
      <w:ins w:id="327" w:author="Patience Duri" w:date="2019-09-12T18:06:00Z">
        <w:r w:rsidR="00900AAF">
          <w:rPr>
            <w:rFonts w:asciiTheme="majorHAnsi" w:hAnsiTheme="majorHAnsi"/>
          </w:rPr>
          <w:t xml:space="preserve">Customer Representative </w:t>
        </w:r>
      </w:ins>
      <w:r w:rsidRPr="002B10F0">
        <w:rPr>
          <w:rFonts w:asciiTheme="majorHAnsi" w:hAnsiTheme="majorHAnsi"/>
        </w:rPr>
        <w:t>Clerk</w:t>
      </w:r>
    </w:p>
    <w:p w14:paraId="4259957B" w14:textId="77777777" w:rsidR="0044581F" w:rsidRPr="002B10F0" w:rsidRDefault="0044581F" w:rsidP="00CC6DC2">
      <w:pPr>
        <w:pStyle w:val="ListParagraph"/>
        <w:numPr>
          <w:ilvl w:val="0"/>
          <w:numId w:val="3"/>
        </w:numPr>
        <w:jc w:val="both"/>
        <w:rPr>
          <w:rFonts w:asciiTheme="majorHAnsi" w:hAnsiTheme="majorHAnsi"/>
        </w:rPr>
      </w:pPr>
      <w:r w:rsidRPr="002B10F0">
        <w:rPr>
          <w:rFonts w:asciiTheme="majorHAnsi" w:hAnsiTheme="majorHAnsi"/>
        </w:rPr>
        <w:t xml:space="preserve">Accounting Officer </w:t>
      </w:r>
      <w:del w:id="328" w:author="Patience Duri" w:date="2019-09-12T18:06:00Z">
        <w:r w:rsidRPr="002B10F0" w:rsidDel="00900AAF">
          <w:rPr>
            <w:rFonts w:asciiTheme="majorHAnsi" w:hAnsiTheme="majorHAnsi"/>
          </w:rPr>
          <w:delText xml:space="preserve">Inventory and </w:delText>
        </w:r>
      </w:del>
      <w:r w:rsidRPr="002B10F0">
        <w:rPr>
          <w:rFonts w:asciiTheme="majorHAnsi" w:hAnsiTheme="majorHAnsi"/>
        </w:rPr>
        <w:t>Revenue</w:t>
      </w:r>
    </w:p>
    <w:p w14:paraId="01C85D50" w14:textId="77777777" w:rsidR="00AD06C4" w:rsidRPr="002B10F0" w:rsidRDefault="00AD06C4" w:rsidP="00CC6DC2">
      <w:pPr>
        <w:pStyle w:val="Heading5"/>
        <w:jc w:val="both"/>
        <w:rPr>
          <w:b/>
          <w:bCs/>
          <w:color w:val="auto"/>
        </w:rPr>
      </w:pPr>
      <w:r w:rsidRPr="002B10F0">
        <w:rPr>
          <w:b/>
          <w:bCs/>
          <w:color w:val="auto"/>
        </w:rPr>
        <w:t xml:space="preserve">Workflow </w:t>
      </w:r>
    </w:p>
    <w:p w14:paraId="7EB0806E" w14:textId="77777777" w:rsidR="00AD06C4" w:rsidRPr="002B10F0" w:rsidRDefault="00900AAF" w:rsidP="00CC6DC2">
      <w:pPr>
        <w:pStyle w:val="ListParagraph"/>
        <w:numPr>
          <w:ilvl w:val="0"/>
          <w:numId w:val="40"/>
        </w:numPr>
        <w:jc w:val="both"/>
        <w:rPr>
          <w:rFonts w:asciiTheme="majorHAnsi" w:hAnsiTheme="majorHAnsi"/>
        </w:rPr>
      </w:pPr>
      <w:ins w:id="329" w:author="Patience Duri" w:date="2019-09-12T18:07:00Z">
        <w:r>
          <w:rPr>
            <w:rFonts w:asciiTheme="majorHAnsi" w:hAnsiTheme="majorHAnsi"/>
          </w:rPr>
          <w:t>HR Officers approval of Time sheets and  Summary sheets</w:t>
        </w:r>
      </w:ins>
      <w:del w:id="330" w:author="Patience Duri" w:date="2019-09-12T18:07:00Z">
        <w:r w:rsidR="00AD06C4" w:rsidRPr="002B10F0" w:rsidDel="00900AAF">
          <w:rPr>
            <w:rFonts w:asciiTheme="majorHAnsi" w:hAnsiTheme="majorHAnsi"/>
          </w:rPr>
          <w:delText>Request for approval from HR clerk</w:delText>
        </w:r>
      </w:del>
    </w:p>
    <w:p w14:paraId="543BE8E8" w14:textId="77777777" w:rsidR="00AD06C4" w:rsidDel="00900AAF" w:rsidRDefault="00AD06C4" w:rsidP="00CC6DC2">
      <w:pPr>
        <w:pStyle w:val="ListParagraph"/>
        <w:numPr>
          <w:ilvl w:val="0"/>
          <w:numId w:val="3"/>
        </w:numPr>
        <w:jc w:val="both"/>
        <w:rPr>
          <w:del w:id="331" w:author="Patience Duri" w:date="2019-09-12T18:06:00Z"/>
          <w:rFonts w:asciiTheme="majorHAnsi" w:hAnsiTheme="majorHAnsi"/>
        </w:rPr>
      </w:pPr>
      <w:del w:id="332" w:author="Patience Duri" w:date="2019-09-12T18:06:00Z">
        <w:r w:rsidRPr="002B10F0" w:rsidDel="00900AAF">
          <w:rPr>
            <w:rFonts w:asciiTheme="majorHAnsi" w:hAnsiTheme="majorHAnsi"/>
          </w:rPr>
          <w:delText>Approval from Mimosa Management</w:delText>
        </w:r>
      </w:del>
    </w:p>
    <w:p w14:paraId="1963013F" w14:textId="77777777" w:rsidR="00900AAF" w:rsidRPr="002B10F0" w:rsidRDefault="00900AAF" w:rsidP="00CC6DC2">
      <w:pPr>
        <w:pStyle w:val="ListParagraph"/>
        <w:numPr>
          <w:ilvl w:val="0"/>
          <w:numId w:val="3"/>
        </w:numPr>
        <w:jc w:val="both"/>
        <w:rPr>
          <w:ins w:id="333" w:author="Patience Duri" w:date="2019-09-12T18:06:00Z"/>
          <w:rFonts w:asciiTheme="majorHAnsi" w:hAnsiTheme="majorHAnsi"/>
        </w:rPr>
      </w:pPr>
    </w:p>
    <w:p w14:paraId="0633961F" w14:textId="77777777" w:rsidR="00AD06C4" w:rsidRPr="002B10F0" w:rsidRDefault="00AD06C4" w:rsidP="00CC6DC2">
      <w:pPr>
        <w:pStyle w:val="Heading5"/>
        <w:jc w:val="both"/>
        <w:rPr>
          <w:b/>
          <w:bCs/>
          <w:color w:val="auto"/>
        </w:rPr>
      </w:pPr>
      <w:r w:rsidRPr="002B10F0">
        <w:rPr>
          <w:b/>
          <w:bCs/>
          <w:color w:val="auto"/>
        </w:rPr>
        <w:lastRenderedPageBreak/>
        <w:t>Audit Trail</w:t>
      </w:r>
    </w:p>
    <w:p w14:paraId="0412DAA3" w14:textId="77777777" w:rsidR="001B0E1E" w:rsidRPr="002B10F0" w:rsidRDefault="00AD06C4" w:rsidP="00CC6DC2">
      <w:pPr>
        <w:pStyle w:val="ListParagraph"/>
        <w:numPr>
          <w:ilvl w:val="0"/>
          <w:numId w:val="4"/>
        </w:numPr>
        <w:jc w:val="both"/>
        <w:rPr>
          <w:rFonts w:asciiTheme="majorHAnsi" w:hAnsiTheme="majorHAnsi"/>
        </w:rPr>
      </w:pPr>
      <w:r w:rsidRPr="002B10F0">
        <w:rPr>
          <w:rFonts w:asciiTheme="majorHAnsi" w:hAnsiTheme="majorHAnsi"/>
        </w:rPr>
        <w:t xml:space="preserve">None </w:t>
      </w:r>
    </w:p>
    <w:p w14:paraId="625A5B9B" w14:textId="77777777" w:rsidR="009207BF" w:rsidRDefault="002F7E27" w:rsidP="00CC6DC2">
      <w:pPr>
        <w:pStyle w:val="Heading4"/>
        <w:jc w:val="both"/>
        <w:rPr>
          <w:ins w:id="334" w:author="Patience Duri" w:date="2019-09-12T18:08:00Z"/>
          <w:i w:val="0"/>
          <w:iCs w:val="0"/>
          <w:color w:val="auto"/>
          <w:sz w:val="22"/>
        </w:rPr>
      </w:pPr>
      <w:r w:rsidRPr="002B10F0">
        <w:rPr>
          <w:i w:val="0"/>
          <w:iCs w:val="0"/>
          <w:color w:val="auto"/>
          <w:sz w:val="22"/>
        </w:rPr>
        <w:t xml:space="preserve">FC </w:t>
      </w:r>
      <w:r w:rsidR="00AD06C4" w:rsidRPr="002B10F0">
        <w:rPr>
          <w:i w:val="0"/>
          <w:iCs w:val="0"/>
          <w:color w:val="auto"/>
        </w:rPr>
        <w:t>Platinum Internal</w:t>
      </w:r>
      <w:r w:rsidR="009207BF" w:rsidRPr="002B10F0">
        <w:rPr>
          <w:i w:val="0"/>
          <w:iCs w:val="0"/>
          <w:color w:val="auto"/>
          <w:sz w:val="22"/>
        </w:rPr>
        <w:t xml:space="preserve"> Timesheet</w:t>
      </w:r>
    </w:p>
    <w:p w14:paraId="3F793295" w14:textId="77777777" w:rsidR="00900AAF" w:rsidRPr="00900AAF" w:rsidRDefault="00900AAF">
      <w:pPr>
        <w:rPr>
          <w:i/>
          <w:iCs/>
          <w:rPrChange w:id="335" w:author="Patience Duri" w:date="2019-09-12T18:08:00Z">
            <w:rPr>
              <w:i w:val="0"/>
              <w:iCs w:val="0"/>
              <w:color w:val="auto"/>
              <w:sz w:val="22"/>
            </w:rPr>
          </w:rPrChange>
        </w:rPr>
        <w:pPrChange w:id="336" w:author="Patience Duri" w:date="2019-09-12T18:08:00Z">
          <w:pPr>
            <w:pStyle w:val="Heading4"/>
            <w:jc w:val="both"/>
          </w:pPr>
        </w:pPrChange>
      </w:pPr>
    </w:p>
    <w:p w14:paraId="27965FD6" w14:textId="77777777" w:rsidR="00247693" w:rsidRDefault="00247693" w:rsidP="00CC6DC2">
      <w:pPr>
        <w:pStyle w:val="Heading5"/>
        <w:jc w:val="both"/>
        <w:rPr>
          <w:ins w:id="337" w:author="Patience Duri" w:date="2019-09-12T18:09:00Z"/>
          <w:b/>
          <w:bCs/>
          <w:color w:val="auto"/>
        </w:rPr>
      </w:pPr>
      <w:r w:rsidRPr="002B10F0">
        <w:rPr>
          <w:b/>
          <w:bCs/>
          <w:color w:val="auto"/>
        </w:rPr>
        <w:t xml:space="preserve">Precondition </w:t>
      </w:r>
    </w:p>
    <w:p w14:paraId="4EE76930" w14:textId="77777777" w:rsidR="00900AAF" w:rsidRPr="00900AAF" w:rsidRDefault="00900AAF">
      <w:pPr>
        <w:rPr>
          <w:rPrChange w:id="338" w:author="Patience Duri" w:date="2019-09-12T18:09:00Z">
            <w:rPr>
              <w:b/>
              <w:bCs/>
              <w:color w:val="auto"/>
            </w:rPr>
          </w:rPrChange>
        </w:rPr>
        <w:pPrChange w:id="339" w:author="Patience Duri" w:date="2019-09-12T18:09:00Z">
          <w:pPr>
            <w:pStyle w:val="Heading5"/>
            <w:jc w:val="both"/>
          </w:pPr>
        </w:pPrChange>
      </w:pPr>
      <w:ins w:id="340" w:author="Patience Duri" w:date="2019-09-12T18:09:00Z">
        <w:r>
          <w:rPr>
            <w:lang w:val="en-ZW"/>
          </w:rPr>
          <w:t>Attendance</w:t>
        </w:r>
      </w:ins>
    </w:p>
    <w:p w14:paraId="1EBB251D" w14:textId="77777777" w:rsidR="00247693" w:rsidRPr="002B10F0" w:rsidRDefault="00247693" w:rsidP="00CC6DC2">
      <w:pPr>
        <w:pStyle w:val="Heading5"/>
        <w:jc w:val="both"/>
        <w:rPr>
          <w:b/>
          <w:bCs/>
          <w:color w:val="auto"/>
        </w:rPr>
      </w:pPr>
      <w:r w:rsidRPr="002B10F0">
        <w:rPr>
          <w:b/>
          <w:bCs/>
          <w:color w:val="auto"/>
        </w:rPr>
        <w:t xml:space="preserve">Process Description  </w:t>
      </w:r>
    </w:p>
    <w:p w14:paraId="0C8B98BD" w14:textId="77777777" w:rsidR="00900AAF" w:rsidRDefault="00AD06C4" w:rsidP="00900AAF">
      <w:pPr>
        <w:jc w:val="both"/>
        <w:rPr>
          <w:ins w:id="341" w:author="Patience Duri" w:date="2019-09-12T18:10:00Z"/>
          <w:rFonts w:asciiTheme="majorHAnsi" w:hAnsiTheme="majorHAnsi"/>
          <w:sz w:val="22"/>
          <w:szCs w:val="22"/>
        </w:rPr>
      </w:pPr>
      <w:del w:id="342" w:author="Patience Duri" w:date="2019-09-12T18:12:00Z">
        <w:r w:rsidRPr="002B10F0" w:rsidDel="009D213D">
          <w:rPr>
            <w:rFonts w:asciiTheme="majorHAnsi" w:hAnsiTheme="majorHAnsi"/>
            <w:sz w:val="22"/>
            <w:szCs w:val="22"/>
          </w:rPr>
          <w:delText>The FC</w:delText>
        </w:r>
        <w:r w:rsidR="00795701" w:rsidRPr="002B10F0" w:rsidDel="009D213D">
          <w:rPr>
            <w:rFonts w:asciiTheme="majorHAnsi" w:hAnsiTheme="majorHAnsi"/>
            <w:sz w:val="22"/>
            <w:szCs w:val="22"/>
            <w:lang w:val="en-ZW"/>
          </w:rPr>
          <w:delText xml:space="preserve"> </w:delText>
        </w:r>
        <w:r w:rsidRPr="002B10F0" w:rsidDel="009D213D">
          <w:rPr>
            <w:rFonts w:asciiTheme="majorHAnsi" w:hAnsiTheme="majorHAnsi"/>
            <w:sz w:val="22"/>
            <w:szCs w:val="22"/>
            <w:lang w:val="en-ZW"/>
          </w:rPr>
          <w:delText>Platinum department</w:delText>
        </w:r>
        <w:r w:rsidR="00795701" w:rsidRPr="002B10F0" w:rsidDel="009D213D">
          <w:rPr>
            <w:rFonts w:asciiTheme="majorHAnsi" w:hAnsiTheme="majorHAnsi"/>
            <w:sz w:val="22"/>
            <w:szCs w:val="22"/>
            <w:lang w:val="en-ZW"/>
          </w:rPr>
          <w:delText xml:space="preserve"> clerk</w:delText>
        </w:r>
        <w:r w:rsidR="00795701" w:rsidRPr="002B10F0" w:rsidDel="009D213D">
          <w:rPr>
            <w:rFonts w:asciiTheme="majorHAnsi" w:hAnsiTheme="majorHAnsi"/>
            <w:sz w:val="22"/>
            <w:szCs w:val="22"/>
          </w:rPr>
          <w:delText xml:space="preserve"> fills in the timesheet, recording employees total working hours, overtime worked and all leave days taken. The Clerk then attaches the timesheet with the overtime authorization form, leave form and acting appointment </w:delText>
        </w:r>
        <w:r w:rsidRPr="002B10F0" w:rsidDel="009D213D">
          <w:rPr>
            <w:rFonts w:asciiTheme="majorHAnsi" w:hAnsiTheme="majorHAnsi"/>
            <w:sz w:val="22"/>
            <w:szCs w:val="22"/>
          </w:rPr>
          <w:delText>form (</w:delText>
        </w:r>
        <w:r w:rsidR="00795701" w:rsidRPr="002B10F0" w:rsidDel="009D213D">
          <w:rPr>
            <w:rFonts w:asciiTheme="majorHAnsi" w:hAnsiTheme="majorHAnsi"/>
            <w:sz w:val="22"/>
            <w:szCs w:val="22"/>
          </w:rPr>
          <w:delText>sample forms attached below</w:delText>
        </w:r>
        <w:r w:rsidR="00B662D6" w:rsidRPr="002B10F0" w:rsidDel="009D213D">
          <w:rPr>
            <w:rFonts w:asciiTheme="majorHAnsi" w:hAnsiTheme="majorHAnsi"/>
            <w:sz w:val="22"/>
            <w:szCs w:val="22"/>
          </w:rPr>
          <w:delText>)</w:delText>
        </w:r>
        <w:r w:rsidR="00795701" w:rsidRPr="002B10F0" w:rsidDel="009D213D">
          <w:rPr>
            <w:rFonts w:asciiTheme="majorHAnsi" w:hAnsiTheme="majorHAnsi"/>
            <w:sz w:val="22"/>
            <w:szCs w:val="22"/>
          </w:rPr>
          <w:delText xml:space="preserve"> . Acting appointment form is a form that is used when an employee is asked to work on behalf of their immediate supervisor for the time there are off-duty. The documents are forwarded to the Head of Department for verification and signing. The Hr. Clerk receives the signed time sheet and produces a Summary Sheet (sample document below). The summary sheet together with the overtime authorization form, leave form and acting appointment form are forwarded to the HR Assistant to review and </w:delText>
        </w:r>
        <w:r w:rsidR="00B662D6" w:rsidRPr="002B10F0" w:rsidDel="009D213D">
          <w:rPr>
            <w:rFonts w:asciiTheme="majorHAnsi" w:hAnsiTheme="majorHAnsi"/>
            <w:sz w:val="22"/>
            <w:szCs w:val="22"/>
          </w:rPr>
          <w:delText xml:space="preserve">authorize. The HR Officer after reviewing and </w:delText>
        </w:r>
        <w:r w:rsidRPr="002B10F0" w:rsidDel="009D213D">
          <w:rPr>
            <w:rFonts w:asciiTheme="majorHAnsi" w:hAnsiTheme="majorHAnsi"/>
            <w:sz w:val="22"/>
            <w:szCs w:val="22"/>
          </w:rPr>
          <w:delText>approving will</w:delText>
        </w:r>
        <w:r w:rsidR="00B662D6" w:rsidRPr="002B10F0" w:rsidDel="009D213D">
          <w:rPr>
            <w:rFonts w:asciiTheme="majorHAnsi" w:hAnsiTheme="majorHAnsi"/>
            <w:sz w:val="22"/>
            <w:szCs w:val="22"/>
          </w:rPr>
          <w:delText xml:space="preserve"> forward the attached documents to the Payroll Officer for further processing.</w:delText>
        </w:r>
      </w:del>
      <w:ins w:id="343" w:author="Patience Duri" w:date="2019-09-12T18:10:00Z">
        <w:r w:rsidR="00900AAF" w:rsidRPr="002B10F0">
          <w:rPr>
            <w:rFonts w:asciiTheme="majorHAnsi" w:hAnsiTheme="majorHAnsi"/>
            <w:sz w:val="22"/>
            <w:szCs w:val="22"/>
            <w:lang w:val="en-ZW"/>
          </w:rPr>
          <w:t xml:space="preserve">FC Platinum clerk fills in a log book on a daily basis </w:t>
        </w:r>
        <w:r w:rsidR="00900AAF">
          <w:rPr>
            <w:rFonts w:asciiTheme="majorHAnsi" w:hAnsiTheme="majorHAnsi"/>
            <w:sz w:val="22"/>
            <w:szCs w:val="22"/>
            <w:lang w:val="en-ZW"/>
          </w:rPr>
          <w:t>f</w:t>
        </w:r>
        <w:r w:rsidR="00900AAF" w:rsidRPr="002B10F0">
          <w:rPr>
            <w:rFonts w:asciiTheme="majorHAnsi" w:hAnsiTheme="majorHAnsi"/>
            <w:sz w:val="22"/>
            <w:szCs w:val="22"/>
            <w:lang w:val="en-ZW"/>
          </w:rPr>
          <w:t>o</w:t>
        </w:r>
        <w:r w:rsidR="00900AAF">
          <w:rPr>
            <w:rFonts w:asciiTheme="majorHAnsi" w:hAnsiTheme="majorHAnsi"/>
            <w:sz w:val="22"/>
            <w:szCs w:val="22"/>
            <w:lang w:val="en-ZW"/>
          </w:rPr>
          <w:t xml:space="preserve">r </w:t>
        </w:r>
        <w:r w:rsidR="00900AAF" w:rsidRPr="002B10F0">
          <w:rPr>
            <w:rFonts w:asciiTheme="majorHAnsi" w:hAnsiTheme="majorHAnsi"/>
            <w:sz w:val="22"/>
            <w:szCs w:val="22"/>
            <w:lang w:val="en-ZW"/>
          </w:rPr>
          <w:t>all the employees who report to work every morning.</w:t>
        </w:r>
        <w:r w:rsidR="00900AAF">
          <w:rPr>
            <w:rFonts w:asciiTheme="majorHAnsi" w:hAnsiTheme="majorHAnsi"/>
            <w:sz w:val="22"/>
            <w:szCs w:val="22"/>
            <w:lang w:val="en-ZW"/>
          </w:rPr>
          <w:t xml:space="preserve"> For payroll purposes, a payroll input cutoff date is set and agreed with customers. </w:t>
        </w:r>
        <w:r w:rsidR="009D213D">
          <w:rPr>
            <w:rFonts w:asciiTheme="majorHAnsi" w:hAnsiTheme="majorHAnsi"/>
            <w:sz w:val="22"/>
            <w:szCs w:val="22"/>
            <w:lang w:val="en-ZW"/>
          </w:rPr>
          <w:t xml:space="preserve">Normally </w:t>
        </w:r>
      </w:ins>
      <w:ins w:id="344" w:author="Patience Duri" w:date="2019-09-12T18:11:00Z">
        <w:r w:rsidR="009D213D">
          <w:rPr>
            <w:rFonts w:asciiTheme="majorHAnsi" w:hAnsiTheme="majorHAnsi"/>
            <w:sz w:val="22"/>
            <w:szCs w:val="22"/>
            <w:lang w:val="en-ZW"/>
          </w:rPr>
          <w:t>thi</w:t>
        </w:r>
      </w:ins>
      <w:ins w:id="345" w:author="Patience Duri" w:date="2019-09-12T18:10:00Z">
        <w:r w:rsidR="00900AAF">
          <w:rPr>
            <w:rFonts w:asciiTheme="majorHAnsi" w:hAnsiTheme="majorHAnsi"/>
            <w:sz w:val="22"/>
            <w:szCs w:val="22"/>
            <w:lang w:val="en-ZW"/>
          </w:rPr>
          <w:t xml:space="preserve">s </w:t>
        </w:r>
      </w:ins>
      <w:ins w:id="346" w:author="Patience Duri" w:date="2019-09-12T18:11:00Z">
        <w:r w:rsidR="009D213D">
          <w:rPr>
            <w:rFonts w:asciiTheme="majorHAnsi" w:hAnsiTheme="majorHAnsi"/>
            <w:sz w:val="22"/>
            <w:szCs w:val="22"/>
            <w:lang w:val="en-ZW"/>
          </w:rPr>
          <w:t xml:space="preserve">set </w:t>
        </w:r>
      </w:ins>
      <w:ins w:id="347" w:author="Patience Duri" w:date="2019-09-12T18:10:00Z">
        <w:r w:rsidR="009D213D">
          <w:rPr>
            <w:rFonts w:asciiTheme="majorHAnsi" w:hAnsiTheme="majorHAnsi"/>
            <w:sz w:val="22"/>
            <w:szCs w:val="22"/>
            <w:lang w:val="en-ZW"/>
          </w:rPr>
          <w:t>a date</w:t>
        </w:r>
        <w:r w:rsidR="00900AAF">
          <w:rPr>
            <w:rFonts w:asciiTheme="majorHAnsi" w:hAnsiTheme="majorHAnsi"/>
            <w:sz w:val="22"/>
            <w:szCs w:val="22"/>
            <w:lang w:val="en-ZW"/>
          </w:rPr>
          <w:t xml:space="preserve"> allows processing of payroll data, claiming of time worked and pay employees</w:t>
        </w:r>
      </w:ins>
      <w:ins w:id="348" w:author="Patience Duri" w:date="2019-09-12T18:11:00Z">
        <w:r w:rsidR="009D213D">
          <w:rPr>
            <w:rFonts w:asciiTheme="majorHAnsi" w:hAnsiTheme="majorHAnsi"/>
            <w:sz w:val="22"/>
            <w:szCs w:val="22"/>
            <w:lang w:val="en-ZW"/>
          </w:rPr>
          <w:t xml:space="preserve"> timeously i.e</w:t>
        </w:r>
      </w:ins>
      <w:ins w:id="349" w:author="Patience Duri" w:date="2019-09-12T18:10:00Z">
        <w:r w:rsidR="00900AAF">
          <w:rPr>
            <w:rFonts w:asciiTheme="majorHAnsi" w:hAnsiTheme="majorHAnsi"/>
            <w:sz w:val="22"/>
            <w:szCs w:val="22"/>
            <w:lang w:val="en-ZW"/>
          </w:rPr>
          <w:t xml:space="preserve"> before the last day of the month. The monthly total hours exoected are 208hours and t</w:t>
        </w:r>
        <w:r w:rsidR="009D213D">
          <w:rPr>
            <w:rFonts w:asciiTheme="majorHAnsi" w:hAnsiTheme="majorHAnsi"/>
            <w:sz w:val="22"/>
            <w:szCs w:val="22"/>
            <w:lang w:val="en-ZW"/>
          </w:rPr>
          <w:t>his is consistently applied thr</w:t>
        </w:r>
      </w:ins>
      <w:ins w:id="350" w:author="Patience Duri" w:date="2019-09-12T18:11:00Z">
        <w:r w:rsidR="009D213D">
          <w:rPr>
            <w:rFonts w:asciiTheme="majorHAnsi" w:hAnsiTheme="majorHAnsi"/>
            <w:sz w:val="22"/>
            <w:szCs w:val="22"/>
            <w:lang w:val="en-ZW"/>
          </w:rPr>
          <w:t>o</w:t>
        </w:r>
      </w:ins>
      <w:ins w:id="351" w:author="Patience Duri" w:date="2019-09-12T18:10:00Z">
        <w:r w:rsidR="00900AAF">
          <w:rPr>
            <w:rFonts w:asciiTheme="majorHAnsi" w:hAnsiTheme="majorHAnsi"/>
            <w:sz w:val="22"/>
            <w:szCs w:val="22"/>
            <w:lang w:val="en-ZW"/>
          </w:rPr>
          <w:t xml:space="preserve">ugh out the year. Once the time book has been compiled, a verification is carried out </w:t>
        </w:r>
      </w:ins>
      <w:ins w:id="352" w:author="Patience Duri" w:date="2019-09-12T18:13:00Z">
        <w:r w:rsidR="009D213D">
          <w:rPr>
            <w:rFonts w:asciiTheme="majorHAnsi" w:hAnsiTheme="majorHAnsi"/>
            <w:sz w:val="22"/>
            <w:szCs w:val="22"/>
            <w:lang w:val="en-ZW"/>
          </w:rPr>
          <w:t xml:space="preserve">by the respective section head </w:t>
        </w:r>
      </w:ins>
      <w:ins w:id="353" w:author="Patience Duri" w:date="2019-09-12T18:10:00Z">
        <w:r w:rsidR="00900AAF">
          <w:rPr>
            <w:rFonts w:asciiTheme="majorHAnsi" w:hAnsiTheme="majorHAnsi"/>
            <w:sz w:val="22"/>
            <w:szCs w:val="22"/>
            <w:lang w:val="en-ZW"/>
          </w:rPr>
          <w:t>to ascertain accuracy and completeness of time recorded</w:t>
        </w:r>
        <w:r w:rsidR="00900AAF" w:rsidRPr="002B10F0">
          <w:rPr>
            <w:rFonts w:asciiTheme="majorHAnsi" w:hAnsiTheme="majorHAnsi"/>
            <w:sz w:val="22"/>
            <w:szCs w:val="22"/>
          </w:rPr>
          <w:t>.</w:t>
        </w:r>
        <w:r w:rsidR="00900AAF">
          <w:rPr>
            <w:rFonts w:asciiTheme="majorHAnsi" w:hAnsiTheme="majorHAnsi"/>
            <w:sz w:val="22"/>
            <w:szCs w:val="22"/>
          </w:rPr>
          <w:t xml:space="preserve"> The timesheet depicts normal hours worked, overtime @ 1.5. overtime @ 2, standby if applicable, Night hours if applicable, Underground hours if applicable, PPH. The </w:t>
        </w:r>
        <w:r w:rsidR="00900AAF" w:rsidRPr="002B10F0">
          <w:rPr>
            <w:rFonts w:asciiTheme="majorHAnsi" w:hAnsiTheme="majorHAnsi"/>
            <w:sz w:val="22"/>
            <w:szCs w:val="22"/>
          </w:rPr>
          <w:t xml:space="preserve">HR Clerk then attaches the timesheet with the overtime authorization form, leave form and acting appointment form (sample forms attached below). </w:t>
        </w:r>
      </w:ins>
    </w:p>
    <w:p w14:paraId="626F3DE9" w14:textId="77777777" w:rsidR="009D213D" w:rsidRPr="002B10F0" w:rsidRDefault="009D213D" w:rsidP="009D213D">
      <w:pPr>
        <w:jc w:val="both"/>
        <w:rPr>
          <w:ins w:id="354" w:author="Patience Duri" w:date="2019-09-12T18:16:00Z"/>
          <w:rFonts w:asciiTheme="majorHAnsi" w:hAnsiTheme="majorHAnsi"/>
          <w:sz w:val="22"/>
          <w:szCs w:val="22"/>
        </w:rPr>
      </w:pPr>
      <w:ins w:id="355" w:author="Patience Duri" w:date="2019-09-12T18:16:00Z">
        <w:r w:rsidRPr="002B10F0">
          <w:rPr>
            <w:rFonts w:asciiTheme="majorHAnsi" w:hAnsiTheme="majorHAnsi"/>
            <w:sz w:val="22"/>
            <w:szCs w:val="22"/>
          </w:rPr>
          <w:t xml:space="preserve">Acting appointment form is a form that is used when an employee is </w:t>
        </w:r>
        <w:r>
          <w:rPr>
            <w:rFonts w:asciiTheme="majorHAnsi" w:hAnsiTheme="majorHAnsi"/>
            <w:sz w:val="22"/>
            <w:szCs w:val="22"/>
          </w:rPr>
          <w:t>seconded to</w:t>
        </w:r>
        <w:r w:rsidRPr="002B10F0">
          <w:rPr>
            <w:rFonts w:asciiTheme="majorHAnsi" w:hAnsiTheme="majorHAnsi"/>
            <w:sz w:val="22"/>
            <w:szCs w:val="22"/>
          </w:rPr>
          <w:t xml:space="preserve"> work </w:t>
        </w:r>
        <w:r>
          <w:rPr>
            <w:rFonts w:asciiTheme="majorHAnsi" w:hAnsiTheme="majorHAnsi"/>
            <w:sz w:val="22"/>
            <w:szCs w:val="22"/>
          </w:rPr>
          <w:t>in a grade that is higher that his current grade. The HR Clerk ensures that all Acting forms are properly authorized when compiling the time sheets.</w:t>
        </w:r>
      </w:ins>
    </w:p>
    <w:p w14:paraId="60A6F6C6" w14:textId="587D9A5F" w:rsidR="009D213D" w:rsidRDefault="009D213D" w:rsidP="009D213D">
      <w:pPr>
        <w:jc w:val="both"/>
        <w:rPr>
          <w:ins w:id="356" w:author="Patience Duri" w:date="2019-09-12T18:18:00Z"/>
          <w:rFonts w:asciiTheme="majorHAnsi" w:hAnsiTheme="majorHAnsi"/>
          <w:sz w:val="22"/>
          <w:szCs w:val="22"/>
        </w:rPr>
      </w:pPr>
      <w:ins w:id="357" w:author="Patience Duri" w:date="2019-09-12T18:16:00Z">
        <w:r w:rsidRPr="002B10F0">
          <w:rPr>
            <w:rFonts w:asciiTheme="majorHAnsi" w:hAnsiTheme="majorHAnsi"/>
            <w:sz w:val="22"/>
            <w:szCs w:val="22"/>
          </w:rPr>
          <w:t xml:space="preserve"> The documents are forwarded to </w:t>
        </w:r>
        <w:r>
          <w:rPr>
            <w:rFonts w:asciiTheme="majorHAnsi" w:hAnsiTheme="majorHAnsi"/>
            <w:sz w:val="22"/>
            <w:szCs w:val="22"/>
          </w:rPr>
          <w:t>the HR Clerks for HR verification against employee records.</w:t>
        </w:r>
        <w:r w:rsidRPr="002B10F0">
          <w:rPr>
            <w:rFonts w:asciiTheme="majorHAnsi" w:hAnsiTheme="majorHAnsi"/>
            <w:sz w:val="22"/>
            <w:szCs w:val="22"/>
          </w:rPr>
          <w:t xml:space="preserve"> </w:t>
        </w:r>
        <w:r>
          <w:rPr>
            <w:rFonts w:asciiTheme="majorHAnsi" w:hAnsiTheme="majorHAnsi"/>
            <w:sz w:val="22"/>
            <w:szCs w:val="22"/>
          </w:rPr>
          <w:t xml:space="preserve">Once </w:t>
        </w:r>
      </w:ins>
      <w:ins w:id="358" w:author="Patience Duri" w:date="2019-09-12T18:17:00Z">
        <w:r>
          <w:rPr>
            <w:rFonts w:asciiTheme="majorHAnsi" w:hAnsiTheme="majorHAnsi"/>
            <w:sz w:val="22"/>
            <w:szCs w:val="22"/>
          </w:rPr>
          <w:t>the verification is complete,</w:t>
        </w:r>
      </w:ins>
      <w:ins w:id="359" w:author="Patience Duri" w:date="2019-09-12T18:16:00Z">
        <w:r>
          <w:rPr>
            <w:rFonts w:asciiTheme="majorHAnsi" w:hAnsiTheme="majorHAnsi"/>
            <w:sz w:val="22"/>
            <w:szCs w:val="22"/>
          </w:rPr>
          <w:t xml:space="preserve"> the </w:t>
        </w:r>
        <w:r w:rsidRPr="002B10F0">
          <w:rPr>
            <w:rFonts w:asciiTheme="majorHAnsi" w:hAnsiTheme="majorHAnsi"/>
            <w:sz w:val="22"/>
            <w:szCs w:val="22"/>
          </w:rPr>
          <w:t xml:space="preserve"> </w:t>
        </w:r>
        <w:r>
          <w:rPr>
            <w:rFonts w:asciiTheme="majorHAnsi" w:hAnsiTheme="majorHAnsi"/>
            <w:sz w:val="22"/>
            <w:szCs w:val="22"/>
          </w:rPr>
          <w:t>H</w:t>
        </w:r>
      </w:ins>
      <w:ins w:id="360" w:author="Patience Duri" w:date="2019-09-12T18:17:00Z">
        <w:r>
          <w:rPr>
            <w:rFonts w:asciiTheme="majorHAnsi" w:hAnsiTheme="majorHAnsi"/>
            <w:sz w:val="22"/>
            <w:szCs w:val="22"/>
          </w:rPr>
          <w:t>R</w:t>
        </w:r>
      </w:ins>
      <w:ins w:id="361" w:author="Patience Duri" w:date="2019-09-12T18:16:00Z">
        <w:r w:rsidRPr="002B10F0">
          <w:rPr>
            <w:rFonts w:asciiTheme="majorHAnsi" w:hAnsiTheme="majorHAnsi"/>
            <w:sz w:val="22"/>
            <w:szCs w:val="22"/>
          </w:rPr>
          <w:t xml:space="preserve"> Clerk </w:t>
        </w:r>
        <w:r>
          <w:rPr>
            <w:rFonts w:asciiTheme="majorHAnsi" w:hAnsiTheme="majorHAnsi"/>
            <w:sz w:val="22"/>
            <w:szCs w:val="22"/>
          </w:rPr>
          <w:t xml:space="preserve">compiles </w:t>
        </w:r>
        <w:r w:rsidRPr="002B10F0">
          <w:rPr>
            <w:rFonts w:asciiTheme="majorHAnsi" w:hAnsiTheme="majorHAnsi"/>
            <w:sz w:val="22"/>
            <w:szCs w:val="22"/>
          </w:rPr>
          <w:t xml:space="preserve">a Summary Sheet </w:t>
        </w:r>
        <w:r>
          <w:rPr>
            <w:rFonts w:asciiTheme="majorHAnsi" w:hAnsiTheme="majorHAnsi"/>
            <w:sz w:val="22"/>
            <w:szCs w:val="22"/>
          </w:rPr>
          <w:t>(sample document below)</w:t>
        </w:r>
      </w:ins>
      <w:ins w:id="362" w:author="Patience Duri" w:date="2019-09-12T18:18:00Z">
        <w:r>
          <w:rPr>
            <w:rFonts w:asciiTheme="majorHAnsi" w:hAnsiTheme="majorHAnsi"/>
            <w:sz w:val="22"/>
            <w:szCs w:val="22"/>
          </w:rPr>
          <w:t xml:space="preserve"> </w:t>
        </w:r>
        <w:del w:id="363" w:author="Administrator@COLVEST2.co.zw" w:date="2019-09-13T10:06:00Z">
          <w:r w:rsidDel="00AC1A40">
            <w:rPr>
              <w:rFonts w:asciiTheme="majorHAnsi" w:hAnsiTheme="majorHAnsi"/>
              <w:sz w:val="22"/>
              <w:szCs w:val="22"/>
            </w:rPr>
            <w:delText>incooporating</w:delText>
          </w:r>
        </w:del>
      </w:ins>
      <w:ins w:id="364" w:author="Administrator@COLVEST2.co.zw" w:date="2019-09-13T10:06:00Z">
        <w:r w:rsidR="00AC1A40">
          <w:rPr>
            <w:rFonts w:asciiTheme="majorHAnsi" w:hAnsiTheme="majorHAnsi"/>
            <w:sz w:val="22"/>
            <w:szCs w:val="22"/>
          </w:rPr>
          <w:t>incorporating</w:t>
        </w:r>
      </w:ins>
      <w:ins w:id="365" w:author="Patience Duri" w:date="2019-09-12T18:18:00Z">
        <w:r>
          <w:rPr>
            <w:rFonts w:asciiTheme="majorHAnsi" w:hAnsiTheme="majorHAnsi"/>
            <w:sz w:val="22"/>
            <w:szCs w:val="22"/>
          </w:rPr>
          <w:t xml:space="preserve"> all the input contained in the following documents</w:t>
        </w:r>
      </w:ins>
    </w:p>
    <w:p w14:paraId="0055EFB0" w14:textId="77777777" w:rsidR="009D213D" w:rsidRDefault="009D213D" w:rsidP="009D213D">
      <w:pPr>
        <w:jc w:val="both"/>
        <w:rPr>
          <w:rFonts w:asciiTheme="majorHAnsi" w:hAnsiTheme="majorHAnsi"/>
          <w:sz w:val="22"/>
          <w:szCs w:val="22"/>
        </w:rPr>
      </w:pPr>
      <w:ins w:id="366" w:author="Patience Duri" w:date="2019-09-12T18:19:00Z">
        <w:r>
          <w:rPr>
            <w:rFonts w:asciiTheme="majorHAnsi" w:hAnsiTheme="majorHAnsi"/>
            <w:sz w:val="22"/>
            <w:szCs w:val="22"/>
          </w:rPr>
          <w:t xml:space="preserve"> </w:t>
        </w:r>
      </w:ins>
      <w:r>
        <w:rPr>
          <w:rFonts w:asciiTheme="majorHAnsi" w:hAnsiTheme="majorHAnsi"/>
          <w:sz w:val="22"/>
          <w:szCs w:val="22"/>
        </w:rPr>
        <w:t xml:space="preserve">- </w:t>
      </w:r>
      <w:ins w:id="367" w:author="Patience Duri" w:date="2019-09-12T18:16:00Z">
        <w:r w:rsidRPr="002B10F0">
          <w:rPr>
            <w:rFonts w:asciiTheme="majorHAnsi" w:hAnsiTheme="majorHAnsi"/>
            <w:sz w:val="22"/>
            <w:szCs w:val="22"/>
          </w:rPr>
          <w:t>summary sheet</w:t>
        </w:r>
        <w:r>
          <w:rPr>
            <w:rFonts w:asciiTheme="majorHAnsi" w:hAnsiTheme="majorHAnsi"/>
            <w:sz w:val="22"/>
            <w:szCs w:val="22"/>
          </w:rPr>
          <w:t>s</w:t>
        </w:r>
      </w:ins>
    </w:p>
    <w:p w14:paraId="7BD8D9AC" w14:textId="77777777" w:rsidR="009D213D" w:rsidRDefault="009D213D" w:rsidP="009D213D">
      <w:pPr>
        <w:jc w:val="both"/>
        <w:rPr>
          <w:rFonts w:asciiTheme="majorHAnsi" w:hAnsiTheme="majorHAnsi"/>
          <w:sz w:val="22"/>
          <w:szCs w:val="22"/>
        </w:rPr>
      </w:pPr>
      <w:r>
        <w:rPr>
          <w:rFonts w:asciiTheme="majorHAnsi" w:hAnsiTheme="majorHAnsi"/>
          <w:sz w:val="22"/>
          <w:szCs w:val="22"/>
        </w:rPr>
        <w:t xml:space="preserve"> - </w:t>
      </w:r>
      <w:ins w:id="368" w:author="Patience Duri" w:date="2019-09-12T18:16:00Z">
        <w:r w:rsidRPr="002B10F0">
          <w:rPr>
            <w:rFonts w:asciiTheme="majorHAnsi" w:hAnsiTheme="majorHAnsi"/>
            <w:sz w:val="22"/>
            <w:szCs w:val="22"/>
          </w:rPr>
          <w:t>overtime authorization form</w:t>
        </w:r>
      </w:ins>
      <w:r>
        <w:rPr>
          <w:rFonts w:asciiTheme="majorHAnsi" w:hAnsiTheme="majorHAnsi"/>
          <w:sz w:val="22"/>
          <w:szCs w:val="22"/>
        </w:rPr>
        <w:t>s</w:t>
      </w:r>
    </w:p>
    <w:p w14:paraId="4923982B" w14:textId="77777777" w:rsidR="009D213D" w:rsidRDefault="009D213D" w:rsidP="009D213D">
      <w:pPr>
        <w:jc w:val="both"/>
        <w:rPr>
          <w:rFonts w:asciiTheme="majorHAnsi" w:hAnsiTheme="majorHAnsi"/>
          <w:sz w:val="22"/>
          <w:szCs w:val="22"/>
        </w:rPr>
      </w:pPr>
      <w:r>
        <w:rPr>
          <w:rFonts w:asciiTheme="majorHAnsi" w:hAnsiTheme="majorHAnsi"/>
          <w:sz w:val="22"/>
          <w:szCs w:val="22"/>
        </w:rPr>
        <w:t xml:space="preserve">- </w:t>
      </w:r>
      <w:ins w:id="369" w:author="Patience Duri" w:date="2019-09-12T18:16:00Z">
        <w:r w:rsidRPr="002B10F0">
          <w:rPr>
            <w:rFonts w:asciiTheme="majorHAnsi" w:hAnsiTheme="majorHAnsi"/>
            <w:sz w:val="22"/>
            <w:szCs w:val="22"/>
          </w:rPr>
          <w:t xml:space="preserve"> leave form</w:t>
        </w:r>
      </w:ins>
      <w:r>
        <w:rPr>
          <w:rFonts w:asciiTheme="majorHAnsi" w:hAnsiTheme="majorHAnsi"/>
          <w:sz w:val="22"/>
          <w:szCs w:val="22"/>
        </w:rPr>
        <w:t>s</w:t>
      </w:r>
    </w:p>
    <w:p w14:paraId="75917512" w14:textId="77777777" w:rsidR="009D213D" w:rsidRDefault="009D213D" w:rsidP="009D213D">
      <w:pPr>
        <w:jc w:val="both"/>
        <w:rPr>
          <w:rFonts w:asciiTheme="majorHAnsi" w:hAnsiTheme="majorHAnsi"/>
          <w:sz w:val="22"/>
          <w:szCs w:val="22"/>
        </w:rPr>
      </w:pPr>
      <w:r>
        <w:rPr>
          <w:rFonts w:asciiTheme="majorHAnsi" w:hAnsiTheme="majorHAnsi"/>
          <w:sz w:val="22"/>
          <w:szCs w:val="22"/>
        </w:rPr>
        <w:t xml:space="preserve"> - </w:t>
      </w:r>
      <w:ins w:id="370" w:author="Patience Duri" w:date="2019-09-12T18:16:00Z">
        <w:r w:rsidRPr="002B10F0">
          <w:rPr>
            <w:rFonts w:asciiTheme="majorHAnsi" w:hAnsiTheme="majorHAnsi"/>
            <w:sz w:val="22"/>
            <w:szCs w:val="22"/>
          </w:rPr>
          <w:t>acting appointment form</w:t>
        </w:r>
      </w:ins>
      <w:r>
        <w:rPr>
          <w:rFonts w:asciiTheme="majorHAnsi" w:hAnsiTheme="majorHAnsi"/>
          <w:sz w:val="22"/>
          <w:szCs w:val="22"/>
        </w:rPr>
        <w:t>s</w:t>
      </w:r>
      <w:ins w:id="371" w:author="Patience Duri" w:date="2019-09-12T18:16:00Z">
        <w:r w:rsidRPr="002B10F0">
          <w:rPr>
            <w:rFonts w:asciiTheme="majorHAnsi" w:hAnsiTheme="majorHAnsi"/>
            <w:sz w:val="22"/>
            <w:szCs w:val="22"/>
          </w:rPr>
          <w:t xml:space="preserve"> </w:t>
        </w:r>
      </w:ins>
    </w:p>
    <w:p w14:paraId="6845305E" w14:textId="6A502204" w:rsidR="009D213D" w:rsidRPr="002B10F0" w:rsidRDefault="009D213D" w:rsidP="009D213D">
      <w:pPr>
        <w:jc w:val="both"/>
        <w:rPr>
          <w:ins w:id="372" w:author="Patience Duri" w:date="2019-09-12T18:16:00Z"/>
          <w:rFonts w:asciiTheme="majorHAnsi" w:hAnsiTheme="majorHAnsi"/>
          <w:sz w:val="22"/>
          <w:szCs w:val="22"/>
        </w:rPr>
      </w:pPr>
      <w:del w:id="373" w:author="Patience Duri" w:date="2019-09-12T18:21:00Z">
        <w:r w:rsidDel="004D324F">
          <w:rPr>
            <w:rFonts w:asciiTheme="majorHAnsi" w:hAnsiTheme="majorHAnsi"/>
            <w:sz w:val="22"/>
            <w:szCs w:val="22"/>
          </w:rPr>
          <w:delText xml:space="preserve">And </w:delText>
        </w:r>
      </w:del>
      <w:ins w:id="374" w:author="Patience Duri" w:date="2019-09-12T18:21:00Z">
        <w:r w:rsidR="004D324F">
          <w:rPr>
            <w:rFonts w:asciiTheme="majorHAnsi" w:hAnsiTheme="majorHAnsi"/>
            <w:sz w:val="22"/>
            <w:szCs w:val="22"/>
          </w:rPr>
          <w:t xml:space="preserve">and  </w:t>
        </w:r>
      </w:ins>
      <w:ins w:id="375" w:author="Patience Duri" w:date="2019-09-12T18:16:00Z">
        <w:r w:rsidRPr="002B10F0">
          <w:rPr>
            <w:rFonts w:asciiTheme="majorHAnsi" w:hAnsiTheme="majorHAnsi"/>
            <w:sz w:val="22"/>
            <w:szCs w:val="22"/>
          </w:rPr>
          <w:t xml:space="preserve">forward to the HR Assistant </w:t>
        </w:r>
        <w:r>
          <w:rPr>
            <w:rFonts w:asciiTheme="majorHAnsi" w:hAnsiTheme="majorHAnsi"/>
            <w:sz w:val="22"/>
            <w:szCs w:val="22"/>
          </w:rPr>
          <w:t>for</w:t>
        </w:r>
        <w:r w:rsidRPr="002B10F0">
          <w:rPr>
            <w:rFonts w:asciiTheme="majorHAnsi" w:hAnsiTheme="majorHAnsi"/>
            <w:sz w:val="22"/>
            <w:szCs w:val="22"/>
          </w:rPr>
          <w:t xml:space="preserve"> review</w:t>
        </w:r>
        <w:r>
          <w:rPr>
            <w:rFonts w:asciiTheme="majorHAnsi" w:hAnsiTheme="majorHAnsi"/>
            <w:sz w:val="22"/>
            <w:szCs w:val="22"/>
          </w:rPr>
          <w:t>.</w:t>
        </w:r>
      </w:ins>
      <w:ins w:id="376" w:author="Patience Duri" w:date="2019-09-12T18:21:00Z">
        <w:r w:rsidR="004D324F">
          <w:rPr>
            <w:rFonts w:asciiTheme="majorHAnsi" w:hAnsiTheme="majorHAnsi"/>
            <w:sz w:val="22"/>
            <w:szCs w:val="22"/>
          </w:rPr>
          <w:t xml:space="preserve"> </w:t>
        </w:r>
      </w:ins>
      <w:ins w:id="377" w:author="Patience Duri" w:date="2019-09-12T18:16:00Z">
        <w:r>
          <w:rPr>
            <w:rFonts w:asciiTheme="majorHAnsi" w:hAnsiTheme="majorHAnsi"/>
            <w:sz w:val="22"/>
            <w:szCs w:val="22"/>
          </w:rPr>
          <w:t>Once the review process is complete, t</w:t>
        </w:r>
        <w:r w:rsidRPr="002B10F0">
          <w:rPr>
            <w:rFonts w:asciiTheme="majorHAnsi" w:hAnsiTheme="majorHAnsi"/>
            <w:sz w:val="22"/>
            <w:szCs w:val="22"/>
          </w:rPr>
          <w:t xml:space="preserve">he HR Assistant forwards the </w:t>
        </w:r>
        <w:del w:id="378" w:author="Administrator@COLVEST2.co.zw" w:date="2019-09-13T10:05:00Z">
          <w:r w:rsidDel="00AC1A40">
            <w:rPr>
              <w:rFonts w:asciiTheme="majorHAnsi" w:hAnsiTheme="majorHAnsi"/>
              <w:sz w:val="22"/>
              <w:szCs w:val="22"/>
            </w:rPr>
            <w:delText xml:space="preserve"> the</w:delText>
          </w:r>
        </w:del>
        <w:r>
          <w:rPr>
            <w:rFonts w:asciiTheme="majorHAnsi" w:hAnsiTheme="majorHAnsi"/>
            <w:sz w:val="22"/>
            <w:szCs w:val="22"/>
          </w:rPr>
          <w:t xml:space="preserve"> full set of documents </w:t>
        </w:r>
        <w:r w:rsidRPr="002B10F0">
          <w:rPr>
            <w:rFonts w:asciiTheme="majorHAnsi" w:hAnsiTheme="majorHAnsi"/>
            <w:sz w:val="22"/>
            <w:szCs w:val="22"/>
          </w:rPr>
          <w:t xml:space="preserve"> </w:t>
        </w:r>
        <w:r w:rsidR="004D324F">
          <w:rPr>
            <w:rFonts w:asciiTheme="majorHAnsi" w:hAnsiTheme="majorHAnsi"/>
            <w:sz w:val="22"/>
            <w:szCs w:val="22"/>
          </w:rPr>
          <w:t xml:space="preserve">to the HR </w:t>
        </w:r>
      </w:ins>
      <w:ins w:id="379" w:author="Patience Duri" w:date="2019-09-12T18:21:00Z">
        <w:r w:rsidR="004D324F">
          <w:rPr>
            <w:rFonts w:asciiTheme="majorHAnsi" w:hAnsiTheme="majorHAnsi"/>
            <w:sz w:val="22"/>
            <w:szCs w:val="22"/>
          </w:rPr>
          <w:t>O</w:t>
        </w:r>
      </w:ins>
      <w:ins w:id="380" w:author="Patience Duri" w:date="2019-09-12T18:16:00Z">
        <w:r w:rsidRPr="002B10F0">
          <w:rPr>
            <w:rFonts w:asciiTheme="majorHAnsi" w:hAnsiTheme="majorHAnsi"/>
            <w:sz w:val="22"/>
            <w:szCs w:val="22"/>
          </w:rPr>
          <w:t xml:space="preserve">fficer for approval. </w:t>
        </w:r>
        <w:r>
          <w:rPr>
            <w:rFonts w:asciiTheme="majorHAnsi" w:hAnsiTheme="majorHAnsi"/>
            <w:sz w:val="22"/>
            <w:szCs w:val="22"/>
          </w:rPr>
          <w:t xml:space="preserve"> At this point after the review by the HR Officer, payroll input is ready</w:t>
        </w:r>
      </w:ins>
      <w:r>
        <w:rPr>
          <w:rFonts w:asciiTheme="majorHAnsi" w:hAnsiTheme="majorHAnsi"/>
          <w:sz w:val="22"/>
          <w:szCs w:val="22"/>
        </w:rPr>
        <w:t xml:space="preserve">. Internal time sheets are normally </w:t>
      </w:r>
      <w:del w:id="381" w:author="Administrator@COLVEST2.co.zw" w:date="2019-09-13T10:06:00Z">
        <w:r w:rsidDel="00AC1A40">
          <w:rPr>
            <w:rFonts w:asciiTheme="majorHAnsi" w:hAnsiTheme="majorHAnsi"/>
            <w:sz w:val="22"/>
            <w:szCs w:val="22"/>
          </w:rPr>
          <w:delText xml:space="preserve">for </w:delText>
        </w:r>
      </w:del>
      <w:ins w:id="382" w:author="Patience Duri" w:date="2019-09-12T18:16:00Z">
        <w:del w:id="383" w:author="Administrator@COLVEST2.co.zw" w:date="2019-09-13T10:06:00Z">
          <w:r w:rsidDel="00AC1A40">
            <w:rPr>
              <w:rFonts w:asciiTheme="majorHAnsi" w:hAnsiTheme="majorHAnsi"/>
              <w:sz w:val="22"/>
              <w:szCs w:val="22"/>
            </w:rPr>
            <w:delText xml:space="preserve"> </w:delText>
          </w:r>
        </w:del>
      </w:ins>
      <w:ins w:id="384" w:author="Patience Duri" w:date="2019-09-12T18:21:00Z">
        <w:del w:id="385" w:author="Administrator@COLVEST2.co.zw" w:date="2019-09-13T10:06:00Z">
          <w:r w:rsidR="004D324F" w:rsidDel="00AC1A40">
            <w:rPr>
              <w:rFonts w:asciiTheme="majorHAnsi" w:hAnsiTheme="majorHAnsi"/>
              <w:sz w:val="22"/>
              <w:szCs w:val="22"/>
            </w:rPr>
            <w:delText>quoted</w:delText>
          </w:r>
        </w:del>
      </w:ins>
      <w:ins w:id="386" w:author="Administrator@COLVEST2.co.zw" w:date="2019-09-13T10:06:00Z">
        <w:r w:rsidR="00AC1A40">
          <w:rPr>
            <w:rFonts w:asciiTheme="majorHAnsi" w:hAnsiTheme="majorHAnsi"/>
            <w:sz w:val="22"/>
            <w:szCs w:val="22"/>
          </w:rPr>
          <w:t>for quoted</w:t>
        </w:r>
      </w:ins>
      <w:ins w:id="387" w:author="Patience Duri" w:date="2019-09-12T18:21:00Z">
        <w:r w:rsidR="004D324F">
          <w:rPr>
            <w:rFonts w:asciiTheme="majorHAnsi" w:hAnsiTheme="majorHAnsi"/>
            <w:sz w:val="22"/>
            <w:szCs w:val="22"/>
          </w:rPr>
          <w:t xml:space="preserve"> jobs and other </w:t>
        </w:r>
        <w:del w:id="388" w:author="Administrator@COLVEST2.co.zw" w:date="2019-09-13T10:05:00Z">
          <w:r w:rsidR="004D324F" w:rsidDel="00AC1A40">
            <w:rPr>
              <w:rFonts w:asciiTheme="majorHAnsi" w:hAnsiTheme="majorHAnsi"/>
              <w:sz w:val="22"/>
              <w:szCs w:val="22"/>
            </w:rPr>
            <w:delText>adminstartive</w:delText>
          </w:r>
        </w:del>
      </w:ins>
      <w:ins w:id="389" w:author="Administrator@COLVEST2.co.zw" w:date="2019-09-13T10:05:00Z">
        <w:r w:rsidR="00AC1A40">
          <w:rPr>
            <w:rFonts w:asciiTheme="majorHAnsi" w:hAnsiTheme="majorHAnsi"/>
            <w:sz w:val="22"/>
            <w:szCs w:val="22"/>
          </w:rPr>
          <w:t>administrative</w:t>
        </w:r>
      </w:ins>
      <w:ins w:id="390" w:author="Patience Duri" w:date="2019-09-12T18:21:00Z">
        <w:r w:rsidR="004D324F">
          <w:rPr>
            <w:rFonts w:asciiTheme="majorHAnsi" w:hAnsiTheme="majorHAnsi"/>
            <w:sz w:val="22"/>
            <w:szCs w:val="22"/>
          </w:rPr>
          <w:t xml:space="preserve"> personnel hence are not forwarded</w:t>
        </w:r>
      </w:ins>
      <w:ins w:id="391" w:author="Administrator@COLVEST2.co.zw" w:date="2019-09-13T10:05:00Z">
        <w:r w:rsidR="00AC1A40">
          <w:rPr>
            <w:rFonts w:asciiTheme="majorHAnsi" w:hAnsiTheme="majorHAnsi"/>
            <w:sz w:val="22"/>
            <w:szCs w:val="22"/>
          </w:rPr>
          <w:t xml:space="preserve"> </w:t>
        </w:r>
      </w:ins>
      <w:ins w:id="392" w:author="Patience Duri" w:date="2019-09-12T18:21:00Z">
        <w:r w:rsidR="004D324F">
          <w:rPr>
            <w:rFonts w:asciiTheme="majorHAnsi" w:hAnsiTheme="majorHAnsi"/>
            <w:sz w:val="22"/>
            <w:szCs w:val="22"/>
          </w:rPr>
          <w:t>to</w:t>
        </w:r>
      </w:ins>
      <w:ins w:id="393" w:author="Administrator@COLVEST2.co.zw" w:date="2019-09-13T10:05:00Z">
        <w:r w:rsidR="00AC1A40">
          <w:rPr>
            <w:rFonts w:asciiTheme="majorHAnsi" w:hAnsiTheme="majorHAnsi"/>
            <w:sz w:val="22"/>
            <w:szCs w:val="22"/>
          </w:rPr>
          <w:t xml:space="preserve"> </w:t>
        </w:r>
      </w:ins>
      <w:ins w:id="394" w:author="Patience Duri" w:date="2019-09-12T18:21:00Z">
        <w:r w:rsidR="004D324F">
          <w:rPr>
            <w:rFonts w:asciiTheme="majorHAnsi" w:hAnsiTheme="majorHAnsi"/>
            <w:sz w:val="22"/>
            <w:szCs w:val="22"/>
          </w:rPr>
          <w:t xml:space="preserve">the </w:t>
        </w:r>
        <w:r w:rsidR="004D324F">
          <w:rPr>
            <w:rFonts w:asciiTheme="majorHAnsi" w:hAnsiTheme="majorHAnsi"/>
            <w:sz w:val="22"/>
            <w:szCs w:val="22"/>
          </w:rPr>
          <w:lastRenderedPageBreak/>
          <w:t xml:space="preserve">Accounting </w:t>
        </w:r>
      </w:ins>
      <w:ins w:id="395" w:author="Patience Duri" w:date="2019-09-12T18:22:00Z">
        <w:r w:rsidR="004D324F">
          <w:rPr>
            <w:rFonts w:asciiTheme="majorHAnsi" w:hAnsiTheme="majorHAnsi"/>
            <w:sz w:val="22"/>
            <w:szCs w:val="22"/>
          </w:rPr>
          <w:t>Officer revenue since they do not form part of claimable time. T</w:t>
        </w:r>
      </w:ins>
      <w:ins w:id="396" w:author="Patience Duri" w:date="2019-09-12T18:16:00Z">
        <w:r w:rsidRPr="002B10F0">
          <w:rPr>
            <w:rFonts w:asciiTheme="majorHAnsi" w:hAnsiTheme="majorHAnsi"/>
            <w:sz w:val="22"/>
            <w:szCs w:val="22"/>
          </w:rPr>
          <w:t>he HR Officer forward</w:t>
        </w:r>
        <w:r>
          <w:rPr>
            <w:rFonts w:asciiTheme="majorHAnsi" w:hAnsiTheme="majorHAnsi"/>
            <w:sz w:val="22"/>
            <w:szCs w:val="22"/>
          </w:rPr>
          <w:t>s</w:t>
        </w:r>
        <w:r w:rsidRPr="002B10F0">
          <w:rPr>
            <w:rFonts w:asciiTheme="majorHAnsi" w:hAnsiTheme="majorHAnsi"/>
            <w:sz w:val="22"/>
            <w:szCs w:val="22"/>
          </w:rPr>
          <w:t xml:space="preserve"> the </w:t>
        </w:r>
        <w:del w:id="397" w:author="Administrator@COLVEST2.co.zw" w:date="2019-09-13T10:05:00Z">
          <w:r w:rsidRPr="002B10F0" w:rsidDel="00AC1A40">
            <w:rPr>
              <w:rFonts w:asciiTheme="majorHAnsi" w:hAnsiTheme="majorHAnsi"/>
              <w:sz w:val="22"/>
              <w:szCs w:val="22"/>
            </w:rPr>
            <w:delText>adocuments</w:delText>
          </w:r>
        </w:del>
      </w:ins>
      <w:ins w:id="398" w:author="Administrator@COLVEST2.co.zw" w:date="2019-09-13T10:05:00Z">
        <w:r w:rsidR="00AC1A40" w:rsidRPr="002B10F0">
          <w:rPr>
            <w:rFonts w:asciiTheme="majorHAnsi" w:hAnsiTheme="majorHAnsi"/>
            <w:sz w:val="22"/>
            <w:szCs w:val="22"/>
          </w:rPr>
          <w:t>documents</w:t>
        </w:r>
      </w:ins>
      <w:ins w:id="399" w:author="Patience Duri" w:date="2019-09-12T18:16:00Z">
        <w:r w:rsidRPr="002B10F0">
          <w:rPr>
            <w:rFonts w:asciiTheme="majorHAnsi" w:hAnsiTheme="majorHAnsi"/>
            <w:sz w:val="22"/>
            <w:szCs w:val="22"/>
          </w:rPr>
          <w:t xml:space="preserve"> to the Payroll Officer for</w:t>
        </w:r>
        <w:r>
          <w:rPr>
            <w:rFonts w:asciiTheme="majorHAnsi" w:hAnsiTheme="majorHAnsi"/>
            <w:sz w:val="22"/>
            <w:szCs w:val="22"/>
          </w:rPr>
          <w:t xml:space="preserve"> payroll processing </w:t>
        </w:r>
      </w:ins>
    </w:p>
    <w:p w14:paraId="415D77AA" w14:textId="00922FF6" w:rsidR="00900AAF" w:rsidRPr="002B10F0" w:rsidRDefault="00294AFA" w:rsidP="00CC6DC2">
      <w:pPr>
        <w:jc w:val="both"/>
        <w:rPr>
          <w:rFonts w:asciiTheme="majorHAnsi" w:hAnsiTheme="majorHAnsi"/>
          <w:sz w:val="22"/>
          <w:szCs w:val="22"/>
        </w:rPr>
      </w:pPr>
      <w:ins w:id="400" w:author="Administrator@COLVEST2.co.zw" w:date="2019-09-13T11:26:00Z">
        <w:r>
          <w:object w:dxaOrig="15316" w:dyaOrig="13876" w14:anchorId="635888E7">
            <v:shape id="_x0000_i1047" type="#_x0000_t75" style="width:450.8pt;height:408.85pt" o:ole="">
              <v:imagedata r:id="rId55" o:title=""/>
            </v:shape>
            <o:OLEObject Type="Embed" ProgID="Visio.Drawing.15" ShapeID="_x0000_i1047" DrawAspect="Content" ObjectID="_1629892924" r:id="rId56"/>
          </w:object>
        </w:r>
      </w:ins>
    </w:p>
    <w:commentRangeStart w:id="401"/>
    <w:p w14:paraId="39C495B7" w14:textId="77777777" w:rsidR="00F86955" w:rsidRPr="002B10F0" w:rsidRDefault="003F58D7" w:rsidP="00CC6DC2">
      <w:pPr>
        <w:jc w:val="both"/>
        <w:rPr>
          <w:rFonts w:asciiTheme="majorHAnsi" w:hAnsiTheme="majorHAnsi"/>
          <w:sz w:val="22"/>
          <w:szCs w:val="22"/>
        </w:rPr>
      </w:pPr>
      <w:r w:rsidRPr="002B10F0">
        <w:rPr>
          <w:rFonts w:asciiTheme="majorHAnsi" w:hAnsiTheme="majorHAnsi"/>
        </w:rPr>
        <w:object w:dxaOrig="15106" w:dyaOrig="16711" w14:anchorId="47E0681C">
          <v:shape id="_x0000_i1048" type="#_x0000_t75" style="width:450.8pt;height:499pt" o:ole="">
            <v:imagedata r:id="rId57" o:title=""/>
          </v:shape>
          <o:OLEObject Type="Embed" ProgID="Visio.Drawing.15" ShapeID="_x0000_i1048" DrawAspect="Content" ObjectID="_1629892925" r:id="rId58"/>
        </w:object>
      </w:r>
      <w:commentRangeEnd w:id="401"/>
      <w:r w:rsidR="009D213D">
        <w:rPr>
          <w:rStyle w:val="CommentReference"/>
        </w:rPr>
        <w:commentReference w:id="401"/>
      </w:r>
    </w:p>
    <w:p w14:paraId="45B068F8" w14:textId="77777777" w:rsidR="00F86955" w:rsidRPr="002B10F0" w:rsidRDefault="00F86955" w:rsidP="00CC6DC2">
      <w:pPr>
        <w:pStyle w:val="Heading4"/>
        <w:jc w:val="both"/>
        <w:rPr>
          <w:i w:val="0"/>
          <w:iCs w:val="0"/>
          <w:color w:val="auto"/>
        </w:rPr>
      </w:pPr>
      <w:r w:rsidRPr="002B10F0">
        <w:rPr>
          <w:i w:val="0"/>
          <w:iCs w:val="0"/>
          <w:color w:val="auto"/>
        </w:rPr>
        <w:t>Actors</w:t>
      </w:r>
    </w:p>
    <w:p w14:paraId="1BB7C39E" w14:textId="77777777" w:rsidR="00F86955" w:rsidRPr="002B10F0" w:rsidDel="004D324F" w:rsidRDefault="00F86955" w:rsidP="00CC6DC2">
      <w:pPr>
        <w:pStyle w:val="ListParagraph"/>
        <w:numPr>
          <w:ilvl w:val="0"/>
          <w:numId w:val="3"/>
        </w:numPr>
        <w:jc w:val="both"/>
        <w:rPr>
          <w:del w:id="402" w:author="Patience Duri" w:date="2019-09-12T18:24:00Z"/>
          <w:rFonts w:asciiTheme="majorHAnsi" w:hAnsiTheme="majorHAnsi"/>
        </w:rPr>
      </w:pPr>
      <w:del w:id="403" w:author="Patience Duri" w:date="2019-09-12T18:24:00Z">
        <w:r w:rsidRPr="002B10F0" w:rsidDel="004D324F">
          <w:rPr>
            <w:rFonts w:asciiTheme="majorHAnsi" w:hAnsiTheme="majorHAnsi"/>
          </w:rPr>
          <w:delText>Head of Department</w:delText>
        </w:r>
      </w:del>
    </w:p>
    <w:p w14:paraId="73D84FD9" w14:textId="77777777" w:rsidR="00F86955" w:rsidRPr="002B10F0" w:rsidRDefault="00F86955" w:rsidP="00CC6DC2">
      <w:pPr>
        <w:pStyle w:val="ListParagraph"/>
        <w:numPr>
          <w:ilvl w:val="0"/>
          <w:numId w:val="3"/>
        </w:numPr>
        <w:jc w:val="both"/>
        <w:rPr>
          <w:rFonts w:asciiTheme="majorHAnsi" w:hAnsiTheme="majorHAnsi"/>
        </w:rPr>
      </w:pPr>
      <w:r w:rsidRPr="002B10F0">
        <w:rPr>
          <w:rFonts w:asciiTheme="majorHAnsi" w:hAnsiTheme="majorHAnsi"/>
        </w:rPr>
        <w:t>HR Officer</w:t>
      </w:r>
    </w:p>
    <w:p w14:paraId="4C7C34AA" w14:textId="77777777" w:rsidR="00F86955" w:rsidRPr="002B10F0" w:rsidRDefault="00F86955" w:rsidP="00CC6DC2">
      <w:pPr>
        <w:pStyle w:val="ListParagraph"/>
        <w:numPr>
          <w:ilvl w:val="0"/>
          <w:numId w:val="3"/>
        </w:numPr>
        <w:jc w:val="both"/>
        <w:rPr>
          <w:rFonts w:asciiTheme="majorHAnsi" w:hAnsiTheme="majorHAnsi"/>
        </w:rPr>
      </w:pPr>
      <w:r w:rsidRPr="002B10F0">
        <w:rPr>
          <w:rFonts w:asciiTheme="majorHAnsi" w:hAnsiTheme="majorHAnsi"/>
        </w:rPr>
        <w:t>Payroll Officer</w:t>
      </w:r>
    </w:p>
    <w:p w14:paraId="53FD28E9" w14:textId="77777777" w:rsidR="00AD06C4" w:rsidRDefault="004D324F" w:rsidP="00CC6DC2">
      <w:pPr>
        <w:pStyle w:val="ListParagraph"/>
        <w:numPr>
          <w:ilvl w:val="0"/>
          <w:numId w:val="3"/>
        </w:numPr>
        <w:jc w:val="both"/>
        <w:rPr>
          <w:ins w:id="404" w:author="Patience Duri" w:date="2019-09-12T18:24:00Z"/>
          <w:rFonts w:asciiTheme="majorHAnsi" w:hAnsiTheme="majorHAnsi"/>
        </w:rPr>
      </w:pPr>
      <w:ins w:id="405" w:author="Patience Duri" w:date="2019-09-12T18:24:00Z">
        <w:r>
          <w:rPr>
            <w:rFonts w:asciiTheme="majorHAnsi" w:hAnsiTheme="majorHAnsi"/>
          </w:rPr>
          <w:t xml:space="preserve">HR </w:t>
        </w:r>
      </w:ins>
      <w:r w:rsidR="00AD06C4" w:rsidRPr="002B10F0">
        <w:rPr>
          <w:rFonts w:asciiTheme="majorHAnsi" w:hAnsiTheme="majorHAnsi"/>
        </w:rPr>
        <w:t>Clerk</w:t>
      </w:r>
    </w:p>
    <w:p w14:paraId="3217539A" w14:textId="77777777" w:rsidR="004D324F" w:rsidRPr="002B10F0" w:rsidRDefault="004D324F" w:rsidP="00CC6DC2">
      <w:pPr>
        <w:pStyle w:val="ListParagraph"/>
        <w:numPr>
          <w:ilvl w:val="0"/>
          <w:numId w:val="3"/>
        </w:numPr>
        <w:jc w:val="both"/>
        <w:rPr>
          <w:rFonts w:asciiTheme="majorHAnsi" w:hAnsiTheme="majorHAnsi"/>
        </w:rPr>
      </w:pPr>
      <w:ins w:id="406" w:author="Patience Duri" w:date="2019-09-12T18:24:00Z">
        <w:r>
          <w:rPr>
            <w:rFonts w:asciiTheme="majorHAnsi" w:hAnsiTheme="majorHAnsi"/>
          </w:rPr>
          <w:t>HR Assistants</w:t>
        </w:r>
      </w:ins>
    </w:p>
    <w:p w14:paraId="43EF166F" w14:textId="77777777" w:rsidR="00F86955" w:rsidRPr="002B10F0" w:rsidRDefault="00F86955" w:rsidP="00CC6DC2">
      <w:pPr>
        <w:pStyle w:val="Heading4"/>
        <w:jc w:val="both"/>
        <w:rPr>
          <w:i w:val="0"/>
          <w:iCs w:val="0"/>
          <w:color w:val="auto"/>
        </w:rPr>
      </w:pPr>
      <w:r w:rsidRPr="002B10F0">
        <w:rPr>
          <w:i w:val="0"/>
          <w:iCs w:val="0"/>
          <w:color w:val="auto"/>
        </w:rPr>
        <w:t xml:space="preserve">Workflow </w:t>
      </w:r>
    </w:p>
    <w:p w14:paraId="463C71D9" w14:textId="77777777" w:rsidR="00F86955" w:rsidRPr="002B10F0" w:rsidRDefault="004D324F" w:rsidP="00CC6DC2">
      <w:pPr>
        <w:pStyle w:val="ListParagraph"/>
        <w:numPr>
          <w:ilvl w:val="0"/>
          <w:numId w:val="4"/>
        </w:numPr>
        <w:jc w:val="both"/>
        <w:rPr>
          <w:rFonts w:asciiTheme="majorHAnsi" w:hAnsiTheme="majorHAnsi"/>
        </w:rPr>
      </w:pPr>
      <w:ins w:id="407" w:author="Patience Duri" w:date="2019-09-12T18:24:00Z">
        <w:r>
          <w:rPr>
            <w:rFonts w:asciiTheme="majorHAnsi" w:hAnsiTheme="majorHAnsi"/>
          </w:rPr>
          <w:t>Approval of summary Sheets – HR Officers</w:t>
        </w:r>
      </w:ins>
      <w:del w:id="408" w:author="Patience Duri" w:date="2019-09-12T18:24:00Z">
        <w:r w:rsidR="00F86955" w:rsidRPr="002B10F0" w:rsidDel="004D324F">
          <w:rPr>
            <w:rFonts w:asciiTheme="majorHAnsi" w:hAnsiTheme="majorHAnsi"/>
          </w:rPr>
          <w:delText>None</w:delText>
        </w:r>
      </w:del>
    </w:p>
    <w:p w14:paraId="17E85D4A" w14:textId="77777777" w:rsidR="00F86955" w:rsidRPr="002B10F0" w:rsidRDefault="00F86955" w:rsidP="00CC6DC2">
      <w:pPr>
        <w:pStyle w:val="Heading4"/>
        <w:jc w:val="both"/>
        <w:rPr>
          <w:i w:val="0"/>
          <w:iCs w:val="0"/>
          <w:color w:val="auto"/>
        </w:rPr>
      </w:pPr>
      <w:r w:rsidRPr="002B10F0">
        <w:rPr>
          <w:i w:val="0"/>
          <w:iCs w:val="0"/>
          <w:color w:val="auto"/>
        </w:rPr>
        <w:t>Audit Trail</w:t>
      </w:r>
    </w:p>
    <w:p w14:paraId="484F8FFD" w14:textId="77777777" w:rsidR="00910147" w:rsidRDefault="00F86955" w:rsidP="00CC6DC2">
      <w:pPr>
        <w:pStyle w:val="ListParagraph"/>
        <w:numPr>
          <w:ilvl w:val="0"/>
          <w:numId w:val="4"/>
        </w:numPr>
        <w:jc w:val="both"/>
        <w:rPr>
          <w:ins w:id="409" w:author="Patience Duri" w:date="2019-09-12T18:24:00Z"/>
          <w:rFonts w:asciiTheme="majorHAnsi" w:hAnsiTheme="majorHAnsi"/>
        </w:rPr>
      </w:pPr>
      <w:r w:rsidRPr="002B10F0">
        <w:rPr>
          <w:rFonts w:asciiTheme="majorHAnsi" w:hAnsiTheme="majorHAnsi"/>
        </w:rPr>
        <w:t xml:space="preserve">None </w:t>
      </w:r>
    </w:p>
    <w:p w14:paraId="2F53A7EA" w14:textId="77777777" w:rsidR="004D324F" w:rsidRPr="002B10F0" w:rsidRDefault="004D324F" w:rsidP="00CC6DC2">
      <w:pPr>
        <w:pStyle w:val="ListParagraph"/>
        <w:numPr>
          <w:ilvl w:val="0"/>
          <w:numId w:val="4"/>
        </w:numPr>
        <w:jc w:val="both"/>
        <w:rPr>
          <w:rFonts w:asciiTheme="majorHAnsi" w:hAnsiTheme="majorHAnsi"/>
        </w:rPr>
      </w:pPr>
    </w:p>
    <w:p w14:paraId="375D8F07" w14:textId="77777777" w:rsidR="00910147" w:rsidRPr="002B10F0" w:rsidRDefault="00910147" w:rsidP="00CC6DC2">
      <w:pPr>
        <w:pStyle w:val="Heading2"/>
        <w:numPr>
          <w:ilvl w:val="1"/>
          <w:numId w:val="41"/>
        </w:numPr>
        <w:spacing w:line="276" w:lineRule="auto"/>
        <w:jc w:val="both"/>
        <w:rPr>
          <w:color w:val="auto"/>
          <w:szCs w:val="28"/>
        </w:rPr>
      </w:pPr>
      <w:r w:rsidRPr="002B10F0">
        <w:rPr>
          <w:color w:val="auto"/>
          <w:szCs w:val="28"/>
        </w:rPr>
        <w:lastRenderedPageBreak/>
        <w:t>Leave Management</w:t>
      </w:r>
    </w:p>
    <w:p w14:paraId="1B44E346" w14:textId="77777777" w:rsidR="00910147" w:rsidRPr="002B10F0" w:rsidRDefault="00910147" w:rsidP="00CC6DC2">
      <w:pPr>
        <w:jc w:val="both"/>
        <w:rPr>
          <w:rFonts w:asciiTheme="majorHAnsi" w:hAnsiTheme="majorHAnsi"/>
          <w:b/>
        </w:rPr>
      </w:pPr>
      <w:r w:rsidRPr="002B10F0">
        <w:rPr>
          <w:rFonts w:asciiTheme="majorHAnsi" w:hAnsiTheme="majorHAnsi"/>
          <w:b/>
        </w:rPr>
        <w:t>Core Business Process</w:t>
      </w:r>
    </w:p>
    <w:p w14:paraId="3CCFC534" w14:textId="77777777" w:rsidR="00910147" w:rsidRPr="002B10F0" w:rsidRDefault="00910147" w:rsidP="00CC6DC2">
      <w:pPr>
        <w:jc w:val="both"/>
        <w:rPr>
          <w:rFonts w:asciiTheme="majorHAnsi" w:hAnsiTheme="majorHAnsi" w:cs="Arial"/>
          <w:sz w:val="22"/>
          <w:szCs w:val="22"/>
          <w:shd w:val="clear" w:color="auto" w:fill="FFFFFF"/>
        </w:rPr>
      </w:pPr>
      <w:r w:rsidRPr="002B10F0">
        <w:rPr>
          <w:rFonts w:asciiTheme="majorHAnsi" w:hAnsiTheme="majorHAnsi"/>
          <w:sz w:val="22"/>
          <w:szCs w:val="22"/>
        </w:rPr>
        <w:t xml:space="preserve">This is a </w:t>
      </w:r>
      <w:r w:rsidRPr="002B10F0">
        <w:rPr>
          <w:rFonts w:asciiTheme="majorHAnsi" w:hAnsiTheme="majorHAnsi" w:cs="Arial"/>
          <w:sz w:val="22"/>
          <w:szCs w:val="22"/>
          <w:shd w:val="clear" w:color="auto" w:fill="FFFFFF"/>
        </w:rPr>
        <w:t>is an arrangement granted to an employee who needs to be absent from the work during working hours. They are two types of leaves i.e. Paid and Unpaid leave. Paid leave has 2.5 days per month. Unpaid leave is an arrangement granted to an employee who needs to be absent from the work during working hours but not paid</w:t>
      </w:r>
      <w:ins w:id="410" w:author="Patience Duri" w:date="2019-09-12T18:26:00Z">
        <w:r w:rsidR="004D324F">
          <w:rPr>
            <w:rFonts w:asciiTheme="majorHAnsi" w:hAnsiTheme="majorHAnsi" w:cs="Arial"/>
            <w:sz w:val="22"/>
            <w:szCs w:val="22"/>
            <w:shd w:val="clear" w:color="auto" w:fill="FFFFFF"/>
          </w:rPr>
          <w:t xml:space="preserve"> as the days applied for might be outside the allowed</w:t>
        </w:r>
      </w:ins>
      <w:r w:rsidRPr="002B10F0">
        <w:rPr>
          <w:rFonts w:asciiTheme="majorHAnsi" w:hAnsiTheme="majorHAnsi" w:cs="Arial"/>
          <w:sz w:val="22"/>
          <w:szCs w:val="22"/>
          <w:shd w:val="clear" w:color="auto" w:fill="FFFFFF"/>
        </w:rPr>
        <w:t xml:space="preserve">. </w:t>
      </w:r>
    </w:p>
    <w:p w14:paraId="09CD2E64" w14:textId="77777777" w:rsidR="00910147" w:rsidRPr="002B10F0" w:rsidRDefault="00910147" w:rsidP="00CC6DC2">
      <w:pPr>
        <w:jc w:val="both"/>
        <w:rPr>
          <w:rFonts w:asciiTheme="majorHAnsi" w:hAnsiTheme="majorHAnsi"/>
        </w:rPr>
      </w:pPr>
      <w:r w:rsidRPr="002B10F0">
        <w:rPr>
          <w:rFonts w:asciiTheme="majorHAnsi" w:hAnsiTheme="majorHAnsi"/>
        </w:rPr>
        <w:t>There are two types of leave managements i.e. Labor broking leave management and admin leave management.</w:t>
      </w:r>
    </w:p>
    <w:p w14:paraId="1F796548" w14:textId="77777777" w:rsidR="00910147" w:rsidRPr="002B10F0" w:rsidRDefault="00910147" w:rsidP="00CC6DC2">
      <w:pPr>
        <w:pStyle w:val="Heading3"/>
        <w:numPr>
          <w:ilvl w:val="2"/>
          <w:numId w:val="41"/>
        </w:numPr>
        <w:spacing w:line="276" w:lineRule="auto"/>
        <w:jc w:val="both"/>
        <w:rPr>
          <w:color w:val="auto"/>
        </w:rPr>
      </w:pPr>
      <w:r w:rsidRPr="002B10F0">
        <w:rPr>
          <w:color w:val="auto"/>
        </w:rPr>
        <w:t>Prerequisites</w:t>
      </w:r>
    </w:p>
    <w:p w14:paraId="0F2F426B" w14:textId="77777777" w:rsidR="00910147" w:rsidRPr="002B10F0" w:rsidRDefault="00910147" w:rsidP="00CC6DC2">
      <w:pPr>
        <w:pStyle w:val="ListParagraph"/>
        <w:numPr>
          <w:ilvl w:val="0"/>
          <w:numId w:val="46"/>
        </w:numPr>
        <w:spacing w:after="200" w:line="276" w:lineRule="auto"/>
        <w:jc w:val="both"/>
        <w:rPr>
          <w:rFonts w:asciiTheme="majorHAnsi" w:hAnsiTheme="majorHAnsi"/>
          <w:b/>
          <w:bCs/>
        </w:rPr>
      </w:pPr>
      <w:r w:rsidRPr="002B10F0">
        <w:rPr>
          <w:rFonts w:asciiTheme="majorHAnsi" w:hAnsiTheme="majorHAnsi"/>
          <w:b/>
          <w:bCs/>
        </w:rPr>
        <w:t>Active Contract</w:t>
      </w:r>
    </w:p>
    <w:p w14:paraId="2313AC62" w14:textId="77777777" w:rsidR="00910147" w:rsidRPr="002B10F0" w:rsidRDefault="00910147" w:rsidP="00CC6DC2">
      <w:pPr>
        <w:jc w:val="both"/>
        <w:rPr>
          <w:rFonts w:asciiTheme="majorHAnsi" w:hAnsiTheme="majorHAnsi"/>
        </w:rPr>
      </w:pPr>
      <w:r w:rsidRPr="002B10F0">
        <w:rPr>
          <w:rFonts w:asciiTheme="majorHAnsi" w:hAnsiTheme="majorHAnsi"/>
        </w:rPr>
        <w:t>Employee should have an active contract.</w:t>
      </w:r>
    </w:p>
    <w:p w14:paraId="44C8F734" w14:textId="77777777" w:rsidR="00910147" w:rsidRPr="002B10F0" w:rsidRDefault="00910147" w:rsidP="00CC6DC2">
      <w:pPr>
        <w:pStyle w:val="Heading3"/>
        <w:numPr>
          <w:ilvl w:val="2"/>
          <w:numId w:val="41"/>
        </w:numPr>
        <w:spacing w:line="276" w:lineRule="auto"/>
        <w:jc w:val="both"/>
        <w:rPr>
          <w:color w:val="auto"/>
        </w:rPr>
      </w:pPr>
      <w:r w:rsidRPr="002B10F0">
        <w:rPr>
          <w:color w:val="auto"/>
        </w:rPr>
        <w:t>Labour Broking leave management</w:t>
      </w:r>
    </w:p>
    <w:p w14:paraId="6CC06A4B"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 xml:space="preserve">Precondition </w:t>
      </w:r>
    </w:p>
    <w:p w14:paraId="2CBAA85F"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Process Description</w:t>
      </w:r>
    </w:p>
    <w:p w14:paraId="0FDA185C" w14:textId="77777777" w:rsidR="004D324F" w:rsidRDefault="00910147" w:rsidP="00CC6DC2">
      <w:pPr>
        <w:jc w:val="both"/>
        <w:rPr>
          <w:ins w:id="411" w:author="Patience Duri" w:date="2019-09-12T18:29:00Z"/>
          <w:rFonts w:asciiTheme="majorHAnsi" w:hAnsiTheme="majorHAnsi"/>
        </w:rPr>
      </w:pPr>
      <w:r w:rsidRPr="002B10F0">
        <w:rPr>
          <w:rFonts w:asciiTheme="majorHAnsi" w:hAnsiTheme="majorHAnsi"/>
        </w:rPr>
        <w:t xml:space="preserve">The employee fills a leave form specifying type a leave and period and submit it to the Supervisor for approval. The leave form goes through all client approvals. Once approved the employee submit the leave form to the </w:t>
      </w:r>
      <w:ins w:id="412" w:author="Patience Duri" w:date="2019-09-12T18:27:00Z">
        <w:r w:rsidR="004D324F">
          <w:rPr>
            <w:rFonts w:asciiTheme="majorHAnsi" w:hAnsiTheme="majorHAnsi"/>
          </w:rPr>
          <w:t xml:space="preserve">respective FCP </w:t>
        </w:r>
      </w:ins>
      <w:r w:rsidRPr="002B10F0">
        <w:rPr>
          <w:rFonts w:asciiTheme="majorHAnsi" w:hAnsiTheme="majorHAnsi"/>
        </w:rPr>
        <w:t>HR Assistant</w:t>
      </w:r>
      <w:del w:id="413" w:author="Patience Duri" w:date="2019-09-12T18:27:00Z">
        <w:r w:rsidRPr="002B10F0" w:rsidDel="004D324F">
          <w:rPr>
            <w:rFonts w:asciiTheme="majorHAnsi" w:hAnsiTheme="majorHAnsi"/>
          </w:rPr>
          <w:delText xml:space="preserve"> who is responsible for the client sector</w:delText>
        </w:r>
      </w:del>
      <w:r w:rsidRPr="002B10F0">
        <w:rPr>
          <w:rFonts w:asciiTheme="majorHAnsi" w:hAnsiTheme="majorHAnsi"/>
        </w:rPr>
        <w:t xml:space="preserve">. </w:t>
      </w:r>
      <w:ins w:id="414" w:author="Patience Duri" w:date="2019-09-12T18:27:00Z">
        <w:r w:rsidR="004D324F">
          <w:rPr>
            <w:rFonts w:asciiTheme="majorHAnsi" w:hAnsiTheme="majorHAnsi"/>
          </w:rPr>
          <w:t xml:space="preserve">Upon receipt of the leave form, </w:t>
        </w:r>
      </w:ins>
      <w:r w:rsidRPr="002B10F0">
        <w:rPr>
          <w:rFonts w:asciiTheme="majorHAnsi" w:hAnsiTheme="majorHAnsi"/>
        </w:rPr>
        <w:t xml:space="preserve">The HR Assistant </w:t>
      </w:r>
      <w:del w:id="415" w:author="Patience Duri" w:date="2019-09-12T18:27:00Z">
        <w:r w:rsidRPr="002B10F0" w:rsidDel="004D324F">
          <w:rPr>
            <w:rFonts w:asciiTheme="majorHAnsi" w:hAnsiTheme="majorHAnsi"/>
          </w:rPr>
          <w:delText xml:space="preserve">receives the leave form and </w:delText>
        </w:r>
      </w:del>
      <w:r w:rsidRPr="002B10F0">
        <w:rPr>
          <w:rFonts w:asciiTheme="majorHAnsi" w:hAnsiTheme="majorHAnsi"/>
        </w:rPr>
        <w:t>confirm</w:t>
      </w:r>
      <w:ins w:id="416" w:author="Patience Duri" w:date="2019-09-12T18:27:00Z">
        <w:r w:rsidR="004D324F">
          <w:rPr>
            <w:rFonts w:asciiTheme="majorHAnsi" w:hAnsiTheme="majorHAnsi"/>
          </w:rPr>
          <w:t>s</w:t>
        </w:r>
      </w:ins>
      <w:r w:rsidRPr="002B10F0">
        <w:rPr>
          <w:rFonts w:asciiTheme="majorHAnsi" w:hAnsiTheme="majorHAnsi"/>
        </w:rPr>
        <w:t xml:space="preserve"> employee leave days</w:t>
      </w:r>
      <w:ins w:id="417" w:author="Patience Duri" w:date="2019-09-12T18:28:00Z">
        <w:r w:rsidR="004D324F">
          <w:rPr>
            <w:rFonts w:asciiTheme="majorHAnsi" w:hAnsiTheme="majorHAnsi"/>
          </w:rPr>
          <w:t xml:space="preserve"> as a recommendation for leave approval to the HR Officer</w:t>
        </w:r>
      </w:ins>
      <w:r w:rsidRPr="002B10F0">
        <w:rPr>
          <w:rFonts w:asciiTheme="majorHAnsi" w:hAnsiTheme="majorHAnsi"/>
        </w:rPr>
        <w:t xml:space="preserve">. </w:t>
      </w:r>
      <w:del w:id="418" w:author="Patience Duri" w:date="2019-09-12T18:28:00Z">
        <w:r w:rsidRPr="002B10F0" w:rsidDel="004D324F">
          <w:rPr>
            <w:rFonts w:asciiTheme="majorHAnsi" w:hAnsiTheme="majorHAnsi"/>
          </w:rPr>
          <w:delText>Once the leave days are confirmed the leave form is submitted to t</w:delText>
        </w:r>
      </w:del>
      <w:ins w:id="419" w:author="Patience Duri" w:date="2019-09-12T18:29:00Z">
        <w:r w:rsidR="004D324F">
          <w:rPr>
            <w:rFonts w:asciiTheme="majorHAnsi" w:hAnsiTheme="majorHAnsi"/>
          </w:rPr>
          <w:t xml:space="preserve"> T</w:t>
        </w:r>
      </w:ins>
      <w:r w:rsidRPr="002B10F0">
        <w:rPr>
          <w:rFonts w:asciiTheme="majorHAnsi" w:hAnsiTheme="majorHAnsi"/>
        </w:rPr>
        <w:t xml:space="preserve">he HR Officer </w:t>
      </w:r>
      <w:del w:id="420" w:author="Patience Duri" w:date="2019-09-12T18:29:00Z">
        <w:r w:rsidRPr="002B10F0" w:rsidDel="004D324F">
          <w:rPr>
            <w:rFonts w:asciiTheme="majorHAnsi" w:hAnsiTheme="majorHAnsi"/>
          </w:rPr>
          <w:delText xml:space="preserve">for final </w:delText>
        </w:r>
      </w:del>
      <w:r w:rsidRPr="002B10F0">
        <w:rPr>
          <w:rFonts w:asciiTheme="majorHAnsi" w:hAnsiTheme="majorHAnsi"/>
        </w:rPr>
        <w:t>approv</w:t>
      </w:r>
      <w:ins w:id="421" w:author="Patience Duri" w:date="2019-09-12T18:29:00Z">
        <w:r w:rsidR="004D324F">
          <w:rPr>
            <w:rFonts w:asciiTheme="majorHAnsi" w:hAnsiTheme="majorHAnsi"/>
          </w:rPr>
          <w:t xml:space="preserve">es the leave if it is properly constituted </w:t>
        </w:r>
      </w:ins>
      <w:del w:id="422" w:author="Patience Duri" w:date="2019-09-12T18:29:00Z">
        <w:r w:rsidRPr="002B10F0" w:rsidDel="004D324F">
          <w:rPr>
            <w:rFonts w:asciiTheme="majorHAnsi" w:hAnsiTheme="majorHAnsi"/>
          </w:rPr>
          <w:delText>al</w:delText>
        </w:r>
      </w:del>
      <w:r w:rsidRPr="002B10F0">
        <w:rPr>
          <w:rFonts w:asciiTheme="majorHAnsi" w:hAnsiTheme="majorHAnsi"/>
        </w:rPr>
        <w:t xml:space="preserve">. Once approved, the leave form is submitted to the Payroll </w:t>
      </w:r>
      <w:del w:id="423" w:author="Patience Duri" w:date="2019-09-12T18:29:00Z">
        <w:r w:rsidRPr="002B10F0" w:rsidDel="004D324F">
          <w:rPr>
            <w:rFonts w:asciiTheme="majorHAnsi" w:hAnsiTheme="majorHAnsi"/>
          </w:rPr>
          <w:delText>o</w:delText>
        </w:r>
      </w:del>
      <w:ins w:id="424" w:author="Patience Duri" w:date="2019-09-12T18:29:00Z">
        <w:r w:rsidR="004D324F">
          <w:rPr>
            <w:rFonts w:asciiTheme="majorHAnsi" w:hAnsiTheme="majorHAnsi"/>
          </w:rPr>
          <w:t>O</w:t>
        </w:r>
      </w:ins>
      <w:r w:rsidRPr="002B10F0">
        <w:rPr>
          <w:rFonts w:asciiTheme="majorHAnsi" w:hAnsiTheme="majorHAnsi"/>
        </w:rPr>
        <w:t xml:space="preserve">fficer </w:t>
      </w:r>
      <w:ins w:id="425" w:author="Patience Duri" w:date="2019-09-12T18:29:00Z">
        <w:r w:rsidR="004D324F">
          <w:rPr>
            <w:rFonts w:asciiTheme="majorHAnsi" w:hAnsiTheme="majorHAnsi"/>
          </w:rPr>
          <w:t xml:space="preserve">for processing. </w:t>
        </w:r>
      </w:ins>
    </w:p>
    <w:p w14:paraId="3CE53EB7" w14:textId="77777777" w:rsidR="004D324F" w:rsidRDefault="004D324F" w:rsidP="00CC6DC2">
      <w:pPr>
        <w:jc w:val="both"/>
        <w:rPr>
          <w:ins w:id="426" w:author="Patience Duri" w:date="2019-09-12T18:30:00Z"/>
          <w:rFonts w:asciiTheme="majorHAnsi" w:hAnsiTheme="majorHAnsi"/>
        </w:rPr>
      </w:pPr>
    </w:p>
    <w:p w14:paraId="41A3BC49" w14:textId="182E385A" w:rsidR="00910147" w:rsidRDefault="004D324F" w:rsidP="00CC6DC2">
      <w:pPr>
        <w:jc w:val="both"/>
        <w:rPr>
          <w:ins w:id="427" w:author="Administrator@COLVEST2.co.zw" w:date="2019-09-13T11:35:00Z"/>
          <w:rFonts w:asciiTheme="majorHAnsi" w:hAnsiTheme="majorHAnsi"/>
        </w:rPr>
      </w:pPr>
      <w:ins w:id="428" w:author="Patience Duri" w:date="2019-09-12T18:30:00Z">
        <w:r>
          <w:rPr>
            <w:rFonts w:asciiTheme="majorHAnsi" w:hAnsiTheme="majorHAnsi"/>
          </w:rPr>
          <w:t>Input is submitted to payroll as soon as it is generated and approved. That includes,</w:t>
        </w:r>
      </w:ins>
      <w:ins w:id="429" w:author="Patience Duri" w:date="2019-09-12T18:31:00Z">
        <w:r>
          <w:rPr>
            <w:rFonts w:asciiTheme="majorHAnsi" w:hAnsiTheme="majorHAnsi"/>
          </w:rPr>
          <w:t xml:space="preserve"> c</w:t>
        </w:r>
      </w:ins>
      <w:ins w:id="430" w:author="Patience Duri" w:date="2019-09-12T18:30:00Z">
        <w:r>
          <w:rPr>
            <w:rFonts w:asciiTheme="majorHAnsi" w:hAnsiTheme="majorHAnsi"/>
          </w:rPr>
          <w:t>ontracts</w:t>
        </w:r>
      </w:ins>
      <w:ins w:id="431" w:author="Patience Duri" w:date="2019-09-12T18:31:00Z">
        <w:r>
          <w:rPr>
            <w:rFonts w:asciiTheme="majorHAnsi" w:hAnsiTheme="majorHAnsi"/>
          </w:rPr>
          <w:t xml:space="preserve">, </w:t>
        </w:r>
        <w:r w:rsidR="004E1B70">
          <w:rPr>
            <w:rFonts w:asciiTheme="majorHAnsi" w:hAnsiTheme="majorHAnsi"/>
          </w:rPr>
          <w:t>and leave forms</w:t>
        </w:r>
      </w:ins>
      <w:del w:id="432" w:author="Patience Duri" w:date="2019-09-12T18:31:00Z">
        <w:r w:rsidR="00910147" w:rsidRPr="002B10F0" w:rsidDel="004E1B70">
          <w:rPr>
            <w:rFonts w:asciiTheme="majorHAnsi" w:hAnsiTheme="majorHAnsi"/>
          </w:rPr>
          <w:delText>waiting for its timesheet.</w:delText>
        </w:r>
      </w:del>
      <w:ins w:id="433" w:author="Patience Duri" w:date="2019-09-12T18:31:00Z">
        <w:r w:rsidR="004E1B70">
          <w:rPr>
            <w:rFonts w:asciiTheme="majorHAnsi" w:hAnsiTheme="majorHAnsi"/>
          </w:rPr>
          <w:t xml:space="preserve"> </w:t>
        </w:r>
      </w:ins>
    </w:p>
    <w:p w14:paraId="4034A252" w14:textId="3FC1C2B8" w:rsidR="007115FB" w:rsidRPr="002B10F0" w:rsidRDefault="007115FB" w:rsidP="00CC6DC2">
      <w:pPr>
        <w:jc w:val="both"/>
        <w:rPr>
          <w:rFonts w:asciiTheme="majorHAnsi" w:hAnsiTheme="majorHAnsi"/>
        </w:rPr>
      </w:pPr>
      <w:ins w:id="434" w:author="Administrator@COLVEST2.co.zw" w:date="2019-09-13T11:35:00Z">
        <w:r>
          <w:object w:dxaOrig="14566" w:dyaOrig="16711" w14:anchorId="55321765">
            <v:shape id="_x0000_i1049" type="#_x0000_t75" style="width:450.8pt;height:517.15pt" o:ole="">
              <v:imagedata r:id="rId59" o:title=""/>
            </v:shape>
            <o:OLEObject Type="Embed" ProgID="Visio.Drawing.15" ShapeID="_x0000_i1049" DrawAspect="Content" ObjectID="_1629892926" r:id="rId60"/>
          </w:object>
        </w:r>
      </w:ins>
    </w:p>
    <w:commentRangeStart w:id="435"/>
    <w:p w14:paraId="417B1323" w14:textId="0C91EFD0" w:rsidR="0011777A" w:rsidRPr="002B10F0" w:rsidRDefault="0011777A" w:rsidP="00CC6DC2">
      <w:pPr>
        <w:jc w:val="both"/>
        <w:rPr>
          <w:rFonts w:asciiTheme="majorHAnsi" w:hAnsiTheme="majorHAnsi"/>
        </w:rPr>
      </w:pPr>
      <w:del w:id="436" w:author="Administrator@COLVEST2.co.zw" w:date="2019-09-13T11:43:00Z">
        <w:r w:rsidRPr="002B10F0" w:rsidDel="007115FB">
          <w:rPr>
            <w:rFonts w:asciiTheme="majorHAnsi" w:hAnsiTheme="majorHAnsi"/>
          </w:rPr>
          <w:object w:dxaOrig="14566" w:dyaOrig="16711" w14:anchorId="0706D1EB">
            <v:shape id="_x0000_i1050" type="#_x0000_t75" style="width:450.8pt;height:517.15pt" o:ole="">
              <v:imagedata r:id="rId61" o:title=""/>
            </v:shape>
            <o:OLEObject Type="Embed" ProgID="Visio.Drawing.15" ShapeID="_x0000_i1050" DrawAspect="Content" ObjectID="_1629892927" r:id="rId62"/>
          </w:object>
        </w:r>
      </w:del>
      <w:commentRangeEnd w:id="435"/>
      <w:r w:rsidR="004E1B70">
        <w:rPr>
          <w:rStyle w:val="CommentReference"/>
        </w:rPr>
        <w:commentReference w:id="435"/>
      </w:r>
    </w:p>
    <w:p w14:paraId="2999FEA8"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Actors</w:t>
      </w:r>
    </w:p>
    <w:p w14:paraId="13CB3DD0"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Employee</w:t>
      </w:r>
    </w:p>
    <w:p w14:paraId="770F12AD" w14:textId="77777777" w:rsidR="00910147" w:rsidRPr="002B10F0" w:rsidDel="004E1B70" w:rsidRDefault="00910147" w:rsidP="00CC6DC2">
      <w:pPr>
        <w:pStyle w:val="ListParagraph"/>
        <w:numPr>
          <w:ilvl w:val="0"/>
          <w:numId w:val="42"/>
        </w:numPr>
        <w:spacing w:after="200" w:line="276" w:lineRule="auto"/>
        <w:jc w:val="both"/>
        <w:rPr>
          <w:del w:id="437" w:author="Patience Duri" w:date="2019-09-12T18:37:00Z"/>
          <w:rFonts w:asciiTheme="majorHAnsi" w:hAnsiTheme="majorHAnsi"/>
        </w:rPr>
      </w:pPr>
      <w:del w:id="438" w:author="Patience Duri" w:date="2019-09-12T18:37:00Z">
        <w:r w:rsidRPr="002B10F0" w:rsidDel="004E1B70">
          <w:rPr>
            <w:rFonts w:asciiTheme="majorHAnsi" w:hAnsiTheme="majorHAnsi"/>
          </w:rPr>
          <w:delText>Head of Section</w:delText>
        </w:r>
      </w:del>
    </w:p>
    <w:p w14:paraId="184C66F1" w14:textId="77777777" w:rsidR="00910147" w:rsidRPr="002B10F0" w:rsidDel="004E1B70" w:rsidRDefault="00910147" w:rsidP="00CC6DC2">
      <w:pPr>
        <w:pStyle w:val="ListParagraph"/>
        <w:numPr>
          <w:ilvl w:val="0"/>
          <w:numId w:val="42"/>
        </w:numPr>
        <w:spacing w:after="200" w:line="276" w:lineRule="auto"/>
        <w:jc w:val="both"/>
        <w:rPr>
          <w:del w:id="439" w:author="Patience Duri" w:date="2019-09-12T18:37:00Z"/>
          <w:rFonts w:asciiTheme="majorHAnsi" w:hAnsiTheme="majorHAnsi"/>
        </w:rPr>
      </w:pPr>
      <w:del w:id="440" w:author="Patience Duri" w:date="2019-09-12T18:37:00Z">
        <w:r w:rsidRPr="002B10F0" w:rsidDel="004E1B70">
          <w:rPr>
            <w:rFonts w:asciiTheme="majorHAnsi" w:hAnsiTheme="majorHAnsi"/>
          </w:rPr>
          <w:delText>Head of Department</w:delText>
        </w:r>
      </w:del>
    </w:p>
    <w:p w14:paraId="4615FB33"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HR Assistant</w:t>
      </w:r>
    </w:p>
    <w:p w14:paraId="5452B096"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HR Officer</w:t>
      </w:r>
    </w:p>
    <w:p w14:paraId="034D5B43"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Payroll Officer</w:t>
      </w:r>
    </w:p>
    <w:p w14:paraId="49B2DAFA"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Workflow</w:t>
      </w:r>
    </w:p>
    <w:p w14:paraId="6D878728" w14:textId="77777777" w:rsidR="00910147" w:rsidRPr="002B10F0" w:rsidDel="004E1B70" w:rsidRDefault="00910147" w:rsidP="00CC6DC2">
      <w:pPr>
        <w:pStyle w:val="ListParagraph"/>
        <w:numPr>
          <w:ilvl w:val="0"/>
          <w:numId w:val="43"/>
        </w:numPr>
        <w:spacing w:after="200" w:line="276" w:lineRule="auto"/>
        <w:jc w:val="both"/>
        <w:rPr>
          <w:del w:id="441" w:author="Patience Duri" w:date="2019-09-12T18:38:00Z"/>
          <w:rFonts w:asciiTheme="majorHAnsi" w:hAnsiTheme="majorHAnsi"/>
        </w:rPr>
      </w:pPr>
      <w:del w:id="442" w:author="Patience Duri" w:date="2019-09-12T18:38:00Z">
        <w:r w:rsidRPr="002B10F0" w:rsidDel="004E1B70">
          <w:rPr>
            <w:rFonts w:asciiTheme="majorHAnsi" w:hAnsiTheme="majorHAnsi"/>
          </w:rPr>
          <w:delText>All client supervisor approvals</w:delText>
        </w:r>
      </w:del>
    </w:p>
    <w:p w14:paraId="0358EE50" w14:textId="77777777" w:rsidR="00910147" w:rsidRPr="002B10F0" w:rsidRDefault="00910147" w:rsidP="00CC6DC2">
      <w:pPr>
        <w:pStyle w:val="ListParagraph"/>
        <w:numPr>
          <w:ilvl w:val="0"/>
          <w:numId w:val="43"/>
        </w:numPr>
        <w:spacing w:after="200" w:line="276" w:lineRule="auto"/>
        <w:jc w:val="both"/>
        <w:rPr>
          <w:rFonts w:asciiTheme="majorHAnsi" w:hAnsiTheme="majorHAnsi"/>
        </w:rPr>
      </w:pPr>
      <w:r w:rsidRPr="002B10F0">
        <w:rPr>
          <w:rFonts w:asciiTheme="majorHAnsi" w:hAnsiTheme="majorHAnsi"/>
        </w:rPr>
        <w:t xml:space="preserve">Approval of Leave by </w:t>
      </w:r>
      <w:del w:id="443" w:author="Patience Duri" w:date="2019-09-12T18:38:00Z">
        <w:r w:rsidRPr="002B10F0" w:rsidDel="004E1B70">
          <w:rPr>
            <w:rFonts w:asciiTheme="majorHAnsi" w:hAnsiTheme="majorHAnsi"/>
          </w:rPr>
          <w:delText>HOS</w:delText>
        </w:r>
      </w:del>
      <w:ins w:id="444" w:author="Patience Duri" w:date="2019-09-12T18:38:00Z">
        <w:r w:rsidR="004E1B70">
          <w:rPr>
            <w:rFonts w:asciiTheme="majorHAnsi" w:hAnsiTheme="majorHAnsi"/>
          </w:rPr>
          <w:t xml:space="preserve">  HR Officers</w:t>
        </w:r>
      </w:ins>
    </w:p>
    <w:p w14:paraId="05BB3261" w14:textId="77777777" w:rsidR="00910147" w:rsidRPr="002B10F0" w:rsidDel="00AD0476" w:rsidRDefault="00910147" w:rsidP="00CC6DC2">
      <w:pPr>
        <w:pStyle w:val="ListParagraph"/>
        <w:numPr>
          <w:ilvl w:val="0"/>
          <w:numId w:val="43"/>
        </w:numPr>
        <w:spacing w:after="200" w:line="276" w:lineRule="auto"/>
        <w:jc w:val="both"/>
        <w:rPr>
          <w:del w:id="445" w:author="Patience Duri" w:date="2019-09-12T18:44:00Z"/>
          <w:rFonts w:asciiTheme="majorHAnsi" w:hAnsiTheme="majorHAnsi"/>
        </w:rPr>
      </w:pPr>
      <w:del w:id="446" w:author="Patience Duri" w:date="2019-09-12T18:44:00Z">
        <w:r w:rsidRPr="002B10F0" w:rsidDel="00AD0476">
          <w:rPr>
            <w:rFonts w:asciiTheme="majorHAnsi" w:hAnsiTheme="majorHAnsi"/>
          </w:rPr>
          <w:lastRenderedPageBreak/>
          <w:delText>Approval of Leave by HOD</w:delText>
        </w:r>
      </w:del>
    </w:p>
    <w:p w14:paraId="7988795E" w14:textId="77777777" w:rsidR="00910147" w:rsidRPr="002B10F0" w:rsidDel="00AD0476" w:rsidRDefault="00910147" w:rsidP="00CC6DC2">
      <w:pPr>
        <w:pStyle w:val="ListParagraph"/>
        <w:numPr>
          <w:ilvl w:val="0"/>
          <w:numId w:val="43"/>
        </w:numPr>
        <w:spacing w:after="200" w:line="276" w:lineRule="auto"/>
        <w:jc w:val="both"/>
        <w:rPr>
          <w:del w:id="447" w:author="Patience Duri" w:date="2019-09-12T18:44:00Z"/>
          <w:rFonts w:asciiTheme="majorHAnsi" w:hAnsiTheme="majorHAnsi"/>
        </w:rPr>
      </w:pPr>
      <w:del w:id="448" w:author="Patience Duri" w:date="2019-09-12T18:44:00Z">
        <w:r w:rsidRPr="002B10F0" w:rsidDel="00AD0476">
          <w:rPr>
            <w:rFonts w:asciiTheme="majorHAnsi" w:hAnsiTheme="majorHAnsi"/>
          </w:rPr>
          <w:delText>Approval of Leave by HR Officer</w:delText>
        </w:r>
      </w:del>
    </w:p>
    <w:p w14:paraId="03A50BF4"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Audit Trail</w:t>
      </w:r>
    </w:p>
    <w:p w14:paraId="6DC84C68" w14:textId="77777777" w:rsidR="00910147" w:rsidRPr="002B10F0" w:rsidRDefault="00910147" w:rsidP="00CC6DC2">
      <w:pPr>
        <w:pStyle w:val="ListParagraph"/>
        <w:numPr>
          <w:ilvl w:val="0"/>
          <w:numId w:val="45"/>
        </w:numPr>
        <w:spacing w:after="200" w:line="276" w:lineRule="auto"/>
        <w:jc w:val="both"/>
        <w:rPr>
          <w:rFonts w:asciiTheme="majorHAnsi" w:hAnsiTheme="majorHAnsi"/>
        </w:rPr>
      </w:pPr>
      <w:r w:rsidRPr="002B10F0">
        <w:rPr>
          <w:rFonts w:asciiTheme="majorHAnsi" w:hAnsiTheme="majorHAnsi"/>
        </w:rPr>
        <w:t xml:space="preserve">Reason for leave </w:t>
      </w:r>
    </w:p>
    <w:p w14:paraId="38281789" w14:textId="77777777" w:rsidR="00910147" w:rsidRPr="002B10F0" w:rsidRDefault="00910147" w:rsidP="00CC6DC2">
      <w:pPr>
        <w:pStyle w:val="Heading3"/>
        <w:numPr>
          <w:ilvl w:val="2"/>
          <w:numId w:val="41"/>
        </w:numPr>
        <w:spacing w:line="276" w:lineRule="auto"/>
        <w:jc w:val="both"/>
        <w:rPr>
          <w:color w:val="auto"/>
        </w:rPr>
      </w:pPr>
      <w:r w:rsidRPr="002B10F0">
        <w:rPr>
          <w:color w:val="auto"/>
        </w:rPr>
        <w:t>FC Admin leave management</w:t>
      </w:r>
    </w:p>
    <w:p w14:paraId="751BB005"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 xml:space="preserve">Precondition </w:t>
      </w:r>
    </w:p>
    <w:p w14:paraId="423C9412"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Process Description</w:t>
      </w:r>
    </w:p>
    <w:p w14:paraId="290951E1" w14:textId="62D2C636" w:rsidR="00910147" w:rsidRDefault="00910147" w:rsidP="00CC6DC2">
      <w:pPr>
        <w:jc w:val="both"/>
        <w:rPr>
          <w:ins w:id="449" w:author="Administrator@COLVEST2.co.zw" w:date="2019-09-13T11:55:00Z"/>
          <w:rFonts w:asciiTheme="majorHAnsi" w:hAnsiTheme="majorHAnsi"/>
        </w:rPr>
      </w:pPr>
      <w:r w:rsidRPr="002B10F0">
        <w:rPr>
          <w:rFonts w:asciiTheme="majorHAnsi" w:hAnsiTheme="majorHAnsi"/>
        </w:rPr>
        <w:t>The employee fills a leave form specifying type a leave and period and submit it to the Head of section for approval. Once approved by HOS is the submitted to the Head of department for approval. Once approved the employee submit the leave form to the HR Officer for final approval. The HR Officer receives leave form and confirm employee leave days. Once the leave days are confirmed the leave form is finally approved. Once approved, the leave form is submitted to the Payroll officer waiting for its timesheet.</w:t>
      </w:r>
    </w:p>
    <w:p w14:paraId="4B0AE7C6" w14:textId="7062FA95" w:rsidR="005F0D05" w:rsidRPr="002B10F0" w:rsidRDefault="005F0D05" w:rsidP="00CC6DC2">
      <w:pPr>
        <w:jc w:val="both"/>
        <w:rPr>
          <w:rFonts w:asciiTheme="majorHAnsi" w:hAnsiTheme="majorHAnsi"/>
        </w:rPr>
      </w:pPr>
      <w:ins w:id="450" w:author="Administrator@COLVEST2.co.zw" w:date="2019-09-13T11:55:00Z">
        <w:r>
          <w:object w:dxaOrig="16830" w:dyaOrig="18661" w14:anchorId="45F09882">
            <v:shape id="_x0000_i1051" type="#_x0000_t75" style="width:450.8pt;height:500.25pt" o:ole="">
              <v:imagedata r:id="rId63" o:title=""/>
            </v:shape>
            <o:OLEObject Type="Embed" ProgID="Visio.Drawing.15" ShapeID="_x0000_i1051" DrawAspect="Content" ObjectID="_1629892928" r:id="rId64"/>
          </w:object>
        </w:r>
      </w:ins>
    </w:p>
    <w:commentRangeStart w:id="451"/>
    <w:p w14:paraId="6596E852" w14:textId="26C09252" w:rsidR="00910147" w:rsidRPr="002B10F0" w:rsidRDefault="007E5BAF" w:rsidP="00CC6DC2">
      <w:pPr>
        <w:jc w:val="both"/>
        <w:rPr>
          <w:rFonts w:asciiTheme="majorHAnsi" w:hAnsiTheme="majorHAnsi"/>
        </w:rPr>
      </w:pPr>
      <w:del w:id="452" w:author="Administrator@COLVEST2.co.zw" w:date="2019-09-13T11:55:00Z">
        <w:r w:rsidRPr="002B10F0" w:rsidDel="005F0D05">
          <w:rPr>
            <w:rFonts w:asciiTheme="majorHAnsi" w:hAnsiTheme="majorHAnsi"/>
          </w:rPr>
          <w:object w:dxaOrig="16830" w:dyaOrig="18661" w14:anchorId="2BAFCC62">
            <v:shape id="_x0000_i1052" type="#_x0000_t75" style="width:450.8pt;height:500.25pt" o:ole="">
              <v:imagedata r:id="rId65" o:title=""/>
            </v:shape>
            <o:OLEObject Type="Embed" ProgID="Visio.Drawing.15" ShapeID="_x0000_i1052" DrawAspect="Content" ObjectID="_1629892929" r:id="rId66"/>
          </w:object>
        </w:r>
      </w:del>
      <w:commentRangeEnd w:id="451"/>
      <w:r w:rsidR="00A53218">
        <w:rPr>
          <w:rStyle w:val="CommentReference"/>
        </w:rPr>
        <w:commentReference w:id="451"/>
      </w:r>
    </w:p>
    <w:p w14:paraId="695B8BD8"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Actors</w:t>
      </w:r>
    </w:p>
    <w:p w14:paraId="7810D98C"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Employee</w:t>
      </w:r>
    </w:p>
    <w:p w14:paraId="3976C845"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Head of Section</w:t>
      </w:r>
    </w:p>
    <w:p w14:paraId="1CEDD503"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Head of Department</w:t>
      </w:r>
    </w:p>
    <w:p w14:paraId="6B1194AD"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HR Officer</w:t>
      </w:r>
    </w:p>
    <w:p w14:paraId="1C81A0B8" w14:textId="77777777" w:rsidR="00910147" w:rsidRPr="002B10F0" w:rsidRDefault="00910147" w:rsidP="00CC6DC2">
      <w:pPr>
        <w:pStyle w:val="ListParagraph"/>
        <w:numPr>
          <w:ilvl w:val="0"/>
          <w:numId w:val="42"/>
        </w:numPr>
        <w:spacing w:after="200" w:line="276" w:lineRule="auto"/>
        <w:jc w:val="both"/>
        <w:rPr>
          <w:rFonts w:asciiTheme="majorHAnsi" w:hAnsiTheme="majorHAnsi"/>
        </w:rPr>
      </w:pPr>
      <w:r w:rsidRPr="002B10F0">
        <w:rPr>
          <w:rFonts w:asciiTheme="majorHAnsi" w:hAnsiTheme="majorHAnsi"/>
        </w:rPr>
        <w:t>Payroll Officer</w:t>
      </w:r>
    </w:p>
    <w:p w14:paraId="33FF6DAA"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t>Workflow</w:t>
      </w:r>
    </w:p>
    <w:p w14:paraId="691EDCC9" w14:textId="77777777" w:rsidR="00910147" w:rsidRPr="002B10F0" w:rsidRDefault="00910147" w:rsidP="00CC6DC2">
      <w:pPr>
        <w:pStyle w:val="ListParagraph"/>
        <w:numPr>
          <w:ilvl w:val="0"/>
          <w:numId w:val="43"/>
        </w:numPr>
        <w:spacing w:after="200" w:line="276" w:lineRule="auto"/>
        <w:jc w:val="both"/>
        <w:rPr>
          <w:rFonts w:asciiTheme="majorHAnsi" w:hAnsiTheme="majorHAnsi"/>
        </w:rPr>
      </w:pPr>
      <w:r w:rsidRPr="002B10F0">
        <w:rPr>
          <w:rFonts w:asciiTheme="majorHAnsi" w:hAnsiTheme="majorHAnsi"/>
        </w:rPr>
        <w:t>Approval of Leave by HOS</w:t>
      </w:r>
    </w:p>
    <w:p w14:paraId="6008F68A" w14:textId="77777777" w:rsidR="00910147" w:rsidRPr="002B10F0" w:rsidRDefault="00910147" w:rsidP="00CC6DC2">
      <w:pPr>
        <w:pStyle w:val="ListParagraph"/>
        <w:numPr>
          <w:ilvl w:val="0"/>
          <w:numId w:val="43"/>
        </w:numPr>
        <w:spacing w:after="200" w:line="276" w:lineRule="auto"/>
        <w:jc w:val="both"/>
        <w:rPr>
          <w:rFonts w:asciiTheme="majorHAnsi" w:hAnsiTheme="majorHAnsi"/>
        </w:rPr>
      </w:pPr>
      <w:r w:rsidRPr="002B10F0">
        <w:rPr>
          <w:rFonts w:asciiTheme="majorHAnsi" w:hAnsiTheme="majorHAnsi"/>
        </w:rPr>
        <w:t>Approval of Leave by HOD</w:t>
      </w:r>
    </w:p>
    <w:p w14:paraId="52E6FF12" w14:textId="77777777" w:rsidR="00910147" w:rsidRPr="002B10F0" w:rsidRDefault="00910147" w:rsidP="00CC6DC2">
      <w:pPr>
        <w:pStyle w:val="ListParagraph"/>
        <w:numPr>
          <w:ilvl w:val="0"/>
          <w:numId w:val="43"/>
        </w:numPr>
        <w:spacing w:after="200" w:line="276" w:lineRule="auto"/>
        <w:jc w:val="both"/>
        <w:rPr>
          <w:rFonts w:asciiTheme="majorHAnsi" w:hAnsiTheme="majorHAnsi"/>
        </w:rPr>
      </w:pPr>
      <w:r w:rsidRPr="002B10F0">
        <w:rPr>
          <w:rFonts w:asciiTheme="majorHAnsi" w:hAnsiTheme="majorHAnsi"/>
        </w:rPr>
        <w:t>Approval of Leave by HR Officer</w:t>
      </w:r>
    </w:p>
    <w:p w14:paraId="02D447CF" w14:textId="77777777" w:rsidR="00910147" w:rsidRPr="002B10F0" w:rsidRDefault="00910147" w:rsidP="00CC6DC2">
      <w:pPr>
        <w:pStyle w:val="Heading4"/>
        <w:numPr>
          <w:ilvl w:val="3"/>
          <w:numId w:val="41"/>
        </w:numPr>
        <w:spacing w:line="276" w:lineRule="auto"/>
        <w:jc w:val="both"/>
        <w:rPr>
          <w:i w:val="0"/>
          <w:iCs w:val="0"/>
          <w:color w:val="auto"/>
        </w:rPr>
      </w:pPr>
      <w:r w:rsidRPr="002B10F0">
        <w:rPr>
          <w:i w:val="0"/>
          <w:iCs w:val="0"/>
          <w:color w:val="auto"/>
        </w:rPr>
        <w:lastRenderedPageBreak/>
        <w:t>Audit Trail</w:t>
      </w:r>
    </w:p>
    <w:p w14:paraId="24D383C0" w14:textId="77777777" w:rsidR="003058EC" w:rsidRPr="002B10F0" w:rsidRDefault="00910147" w:rsidP="00CC6DC2">
      <w:pPr>
        <w:pStyle w:val="ListParagraph"/>
        <w:numPr>
          <w:ilvl w:val="0"/>
          <w:numId w:val="44"/>
        </w:numPr>
        <w:spacing w:after="200" w:line="276" w:lineRule="auto"/>
        <w:jc w:val="both"/>
        <w:rPr>
          <w:rFonts w:asciiTheme="majorHAnsi" w:hAnsiTheme="majorHAnsi"/>
        </w:rPr>
      </w:pPr>
      <w:r w:rsidRPr="002B10F0">
        <w:rPr>
          <w:rFonts w:asciiTheme="majorHAnsi" w:hAnsiTheme="majorHAnsi"/>
        </w:rPr>
        <w:t>Reason for leave</w:t>
      </w:r>
      <w:bookmarkStart w:id="453" w:name="_Toc15391780"/>
    </w:p>
    <w:p w14:paraId="61723564" w14:textId="77777777" w:rsidR="003E2F28" w:rsidRPr="002B10F0" w:rsidRDefault="003E2F28" w:rsidP="00CC6DC2">
      <w:pPr>
        <w:pStyle w:val="Heading3"/>
        <w:jc w:val="both"/>
        <w:rPr>
          <w:color w:val="auto"/>
        </w:rPr>
      </w:pPr>
      <w:bookmarkStart w:id="454" w:name="_Toc15391779"/>
      <w:bookmarkEnd w:id="453"/>
      <w:r w:rsidRPr="002B10F0">
        <w:rPr>
          <w:color w:val="auto"/>
        </w:rPr>
        <w:t>Acting Appointment</w:t>
      </w:r>
      <w:bookmarkEnd w:id="454"/>
      <w:r w:rsidRPr="002B10F0">
        <w:rPr>
          <w:color w:val="auto"/>
        </w:rPr>
        <w:t xml:space="preserve"> Management</w:t>
      </w:r>
    </w:p>
    <w:p w14:paraId="75772999" w14:textId="76712074" w:rsidR="00D00675" w:rsidRPr="002B10F0" w:rsidRDefault="00A9352D" w:rsidP="00CC6DC2">
      <w:pPr>
        <w:jc w:val="both"/>
        <w:rPr>
          <w:rFonts w:asciiTheme="majorHAnsi" w:hAnsiTheme="majorHAnsi"/>
          <w:sz w:val="22"/>
          <w:szCs w:val="22"/>
          <w:lang w:val="en-ZW"/>
        </w:rPr>
      </w:pPr>
      <w:r w:rsidRPr="002B10F0">
        <w:rPr>
          <w:rFonts w:asciiTheme="majorHAnsi" w:hAnsiTheme="majorHAnsi"/>
          <w:sz w:val="22"/>
          <w:szCs w:val="22"/>
          <w:lang w:val="en-ZW"/>
        </w:rPr>
        <w:t xml:space="preserve">Acting appointment is when one employee is assigned </w:t>
      </w:r>
      <w:r w:rsidR="00B35063" w:rsidRPr="002B10F0">
        <w:rPr>
          <w:rFonts w:asciiTheme="majorHAnsi" w:hAnsiTheme="majorHAnsi"/>
          <w:sz w:val="22"/>
          <w:szCs w:val="22"/>
          <w:lang w:val="en-ZW"/>
        </w:rPr>
        <w:t xml:space="preserve">to act on </w:t>
      </w:r>
      <w:r w:rsidRPr="002B10F0">
        <w:rPr>
          <w:rFonts w:asciiTheme="majorHAnsi" w:hAnsiTheme="majorHAnsi"/>
          <w:sz w:val="22"/>
          <w:szCs w:val="22"/>
          <w:lang w:val="en-ZW"/>
        </w:rPr>
        <w:t xml:space="preserve">another employee’s </w:t>
      </w:r>
      <w:r w:rsidR="00B35063" w:rsidRPr="002B10F0">
        <w:rPr>
          <w:rFonts w:asciiTheme="majorHAnsi" w:hAnsiTheme="majorHAnsi"/>
          <w:sz w:val="22"/>
          <w:szCs w:val="22"/>
          <w:lang w:val="en-ZW"/>
        </w:rPr>
        <w:t>position when he/she is on leave.</w:t>
      </w:r>
      <w:ins w:id="455" w:author="Patience Duri" w:date="2019-09-12T18:59:00Z">
        <w:r w:rsidR="00A53218">
          <w:rPr>
            <w:rFonts w:asciiTheme="majorHAnsi" w:hAnsiTheme="majorHAnsi"/>
            <w:sz w:val="22"/>
            <w:szCs w:val="22"/>
            <w:lang w:val="en-ZW"/>
          </w:rPr>
          <w:t xml:space="preserve"> It applies for a junior taking up temporary senior roles in the specified time period.</w:t>
        </w:r>
      </w:ins>
      <w:r w:rsidR="00B35063" w:rsidRPr="002B10F0">
        <w:rPr>
          <w:rFonts w:asciiTheme="majorHAnsi" w:hAnsiTheme="majorHAnsi"/>
          <w:sz w:val="22"/>
          <w:szCs w:val="22"/>
          <w:lang w:val="en-ZW"/>
        </w:rPr>
        <w:t xml:space="preserve"> The acting employee is paid using either</w:t>
      </w:r>
      <w:ins w:id="456" w:author="Patience Duri" w:date="2019-09-12T18:59:00Z">
        <w:r w:rsidR="00A53218">
          <w:rPr>
            <w:rFonts w:asciiTheme="majorHAnsi" w:hAnsiTheme="majorHAnsi"/>
            <w:sz w:val="22"/>
            <w:szCs w:val="22"/>
            <w:lang w:val="en-ZW"/>
          </w:rPr>
          <w:t xml:space="preserve"> grade</w:t>
        </w:r>
      </w:ins>
      <w:r w:rsidR="00B35063" w:rsidRPr="002B10F0">
        <w:rPr>
          <w:rFonts w:asciiTheme="majorHAnsi" w:hAnsiTheme="majorHAnsi"/>
          <w:sz w:val="22"/>
          <w:szCs w:val="22"/>
          <w:lang w:val="en-ZW"/>
        </w:rPr>
        <w:t xml:space="preserve"> differential or </w:t>
      </w:r>
      <w:ins w:id="457" w:author="Patience Duri" w:date="2019-09-12T19:00:00Z">
        <w:r w:rsidR="00A53218">
          <w:rPr>
            <w:rFonts w:asciiTheme="majorHAnsi" w:hAnsiTheme="majorHAnsi"/>
            <w:sz w:val="22"/>
            <w:szCs w:val="22"/>
            <w:lang w:val="en-ZW"/>
          </w:rPr>
          <w:t xml:space="preserve">fixed </w:t>
        </w:r>
      </w:ins>
      <w:r w:rsidR="00B35063" w:rsidRPr="002B10F0">
        <w:rPr>
          <w:rFonts w:asciiTheme="majorHAnsi" w:hAnsiTheme="majorHAnsi"/>
          <w:sz w:val="22"/>
          <w:szCs w:val="22"/>
          <w:lang w:val="en-ZW"/>
        </w:rPr>
        <w:t xml:space="preserve">percentage. Differential is the </w:t>
      </w:r>
      <w:r w:rsidR="00B51D71" w:rsidRPr="002B10F0">
        <w:rPr>
          <w:rFonts w:asciiTheme="majorHAnsi" w:hAnsiTheme="majorHAnsi"/>
          <w:sz w:val="22"/>
          <w:szCs w:val="22"/>
          <w:lang w:val="en-ZW"/>
        </w:rPr>
        <w:t xml:space="preserve">salary </w:t>
      </w:r>
      <w:r w:rsidR="00B35063" w:rsidRPr="002B10F0">
        <w:rPr>
          <w:rFonts w:asciiTheme="majorHAnsi" w:hAnsiTheme="majorHAnsi"/>
          <w:sz w:val="22"/>
          <w:szCs w:val="22"/>
          <w:lang w:val="en-ZW"/>
        </w:rPr>
        <w:t xml:space="preserve">difference </w:t>
      </w:r>
      <w:r w:rsidR="00B51D71" w:rsidRPr="002B10F0">
        <w:rPr>
          <w:rFonts w:asciiTheme="majorHAnsi" w:hAnsiTheme="majorHAnsi"/>
          <w:sz w:val="22"/>
          <w:szCs w:val="22"/>
          <w:lang w:val="en-ZW"/>
        </w:rPr>
        <w:t>of the acting employee and employee on leave</w:t>
      </w:r>
      <w:r w:rsidR="00B04932" w:rsidRPr="002B10F0">
        <w:rPr>
          <w:rFonts w:asciiTheme="majorHAnsi" w:hAnsiTheme="majorHAnsi"/>
          <w:sz w:val="22"/>
          <w:szCs w:val="22"/>
          <w:lang w:val="en-ZW"/>
        </w:rPr>
        <w:t xml:space="preserve"> therefore acting employee get his/her salary plus the difference</w:t>
      </w:r>
      <w:ins w:id="458" w:author="Patience Duri" w:date="2019-09-12T19:00:00Z">
        <w:r w:rsidR="00A53218">
          <w:rPr>
            <w:rFonts w:asciiTheme="majorHAnsi" w:hAnsiTheme="majorHAnsi"/>
            <w:sz w:val="22"/>
            <w:szCs w:val="22"/>
            <w:lang w:val="en-ZW"/>
          </w:rPr>
          <w:t>. (This applies to NEC graded employees)</w:t>
        </w:r>
      </w:ins>
      <w:del w:id="459" w:author="Patience Duri" w:date="2019-09-12T19:00:00Z">
        <w:r w:rsidR="00B04932" w:rsidRPr="002B10F0" w:rsidDel="00A53218">
          <w:rPr>
            <w:rFonts w:asciiTheme="majorHAnsi" w:hAnsiTheme="majorHAnsi"/>
            <w:sz w:val="22"/>
            <w:szCs w:val="22"/>
            <w:lang w:val="en-ZW"/>
          </w:rPr>
          <w:delText>.</w:delText>
        </w:r>
      </w:del>
      <w:r w:rsidR="00B04932" w:rsidRPr="002B10F0">
        <w:rPr>
          <w:rFonts w:asciiTheme="majorHAnsi" w:hAnsiTheme="majorHAnsi"/>
          <w:sz w:val="22"/>
          <w:szCs w:val="22"/>
          <w:lang w:val="en-ZW"/>
        </w:rPr>
        <w:t xml:space="preserve"> Percentage is when an acting employee is paid his salary plus a certain percentage of the absent employee</w:t>
      </w:r>
      <w:r w:rsidR="00D368DA" w:rsidRPr="002B10F0">
        <w:rPr>
          <w:rFonts w:asciiTheme="majorHAnsi" w:hAnsiTheme="majorHAnsi"/>
          <w:sz w:val="22"/>
          <w:szCs w:val="22"/>
          <w:lang w:val="en-ZW"/>
        </w:rPr>
        <w:t xml:space="preserve"> depending</w:t>
      </w:r>
      <w:r w:rsidR="00001087" w:rsidRPr="002B10F0">
        <w:rPr>
          <w:rFonts w:asciiTheme="majorHAnsi" w:hAnsiTheme="majorHAnsi"/>
          <w:sz w:val="22"/>
          <w:szCs w:val="22"/>
          <w:lang w:val="en-ZW"/>
        </w:rPr>
        <w:t xml:space="preserve"> on</w:t>
      </w:r>
      <w:r w:rsidR="00D368DA" w:rsidRPr="002B10F0">
        <w:rPr>
          <w:rFonts w:asciiTheme="majorHAnsi" w:hAnsiTheme="majorHAnsi"/>
          <w:sz w:val="22"/>
          <w:szCs w:val="22"/>
          <w:lang w:val="en-ZW"/>
        </w:rPr>
        <w:t xml:space="preserve"> the type of position</w:t>
      </w:r>
      <w:ins w:id="460" w:author="Patience Duri" w:date="2019-09-12T19:00:00Z">
        <w:r w:rsidR="00A53218">
          <w:rPr>
            <w:rFonts w:asciiTheme="majorHAnsi" w:hAnsiTheme="majorHAnsi"/>
            <w:sz w:val="22"/>
            <w:szCs w:val="22"/>
            <w:lang w:val="en-ZW"/>
          </w:rPr>
          <w:t xml:space="preserve"> (this applies to</w:t>
        </w:r>
      </w:ins>
      <w:ins w:id="461" w:author="Patience Duri" w:date="2019-09-12T19:01:00Z">
        <w:r w:rsidR="00A53218">
          <w:rPr>
            <w:rFonts w:asciiTheme="majorHAnsi" w:hAnsiTheme="majorHAnsi"/>
            <w:sz w:val="22"/>
            <w:szCs w:val="22"/>
            <w:lang w:val="en-ZW"/>
          </w:rPr>
          <w:t xml:space="preserve"> </w:t>
        </w:r>
      </w:ins>
      <w:ins w:id="462" w:author="Patience Duri" w:date="2019-09-12T19:00:00Z">
        <w:r w:rsidR="00A53218">
          <w:rPr>
            <w:rFonts w:asciiTheme="majorHAnsi" w:hAnsiTheme="majorHAnsi"/>
            <w:sz w:val="22"/>
            <w:szCs w:val="22"/>
            <w:lang w:val="en-ZW"/>
          </w:rPr>
          <w:t>non-</w:t>
        </w:r>
      </w:ins>
      <w:ins w:id="463" w:author="Patience Duri" w:date="2019-09-12T19:01:00Z">
        <w:del w:id="464" w:author="Administrator@COLVEST2.co.zw" w:date="2019-09-13T10:12:00Z">
          <w:r w:rsidR="00A53218" w:rsidDel="00202184">
            <w:rPr>
              <w:rFonts w:asciiTheme="majorHAnsi" w:hAnsiTheme="majorHAnsi"/>
              <w:sz w:val="22"/>
              <w:szCs w:val="22"/>
              <w:lang w:val="en-ZW"/>
            </w:rPr>
            <w:delText>N</w:delText>
          </w:r>
        </w:del>
      </w:ins>
      <w:ins w:id="465" w:author="Patience Duri" w:date="2019-09-12T19:00:00Z">
        <w:del w:id="466" w:author="Administrator@COLVEST2.co.zw" w:date="2019-09-13T10:12:00Z">
          <w:r w:rsidR="00A53218" w:rsidDel="00202184">
            <w:rPr>
              <w:rFonts w:asciiTheme="majorHAnsi" w:hAnsiTheme="majorHAnsi"/>
              <w:sz w:val="22"/>
              <w:szCs w:val="22"/>
              <w:lang w:val="en-ZW"/>
            </w:rPr>
            <w:delText>ec</w:delText>
          </w:r>
        </w:del>
      </w:ins>
      <w:ins w:id="467" w:author="Administrator@COLVEST2.co.zw" w:date="2019-09-13T10:12:00Z">
        <w:r w:rsidR="00202184">
          <w:rPr>
            <w:rFonts w:asciiTheme="majorHAnsi" w:hAnsiTheme="majorHAnsi"/>
            <w:sz w:val="22"/>
            <w:szCs w:val="22"/>
            <w:lang w:val="en-ZW"/>
          </w:rPr>
          <w:t>NEC</w:t>
        </w:r>
      </w:ins>
      <w:ins w:id="468" w:author="Patience Duri" w:date="2019-09-12T19:00:00Z">
        <w:r w:rsidR="00A53218">
          <w:rPr>
            <w:rFonts w:asciiTheme="majorHAnsi" w:hAnsiTheme="majorHAnsi"/>
            <w:sz w:val="22"/>
            <w:szCs w:val="22"/>
            <w:lang w:val="en-ZW"/>
          </w:rPr>
          <w:t xml:space="preserve"> Employees</w:t>
        </w:r>
      </w:ins>
      <w:ins w:id="469" w:author="Patience Duri" w:date="2019-09-12T19:01:00Z">
        <w:r w:rsidR="00A53218">
          <w:rPr>
            <w:rFonts w:asciiTheme="majorHAnsi" w:hAnsiTheme="majorHAnsi"/>
            <w:sz w:val="22"/>
            <w:szCs w:val="22"/>
            <w:lang w:val="en-ZW"/>
          </w:rPr>
          <w:t>)</w:t>
        </w:r>
      </w:ins>
      <w:r w:rsidR="00D368DA" w:rsidRPr="002B10F0">
        <w:rPr>
          <w:rFonts w:asciiTheme="majorHAnsi" w:hAnsiTheme="majorHAnsi"/>
          <w:sz w:val="22"/>
          <w:szCs w:val="22"/>
          <w:lang w:val="en-ZW"/>
        </w:rPr>
        <w:t>.</w:t>
      </w:r>
    </w:p>
    <w:p w14:paraId="7783BE7A" w14:textId="77777777" w:rsidR="00FB5BCA" w:rsidRPr="002B10F0" w:rsidRDefault="00FB5BCA" w:rsidP="00CC6DC2">
      <w:pPr>
        <w:pStyle w:val="Heading4"/>
        <w:jc w:val="both"/>
        <w:rPr>
          <w:i w:val="0"/>
          <w:iCs w:val="0"/>
          <w:color w:val="auto"/>
        </w:rPr>
      </w:pPr>
      <w:r w:rsidRPr="002B10F0">
        <w:rPr>
          <w:i w:val="0"/>
          <w:iCs w:val="0"/>
          <w:color w:val="auto"/>
        </w:rPr>
        <w:t xml:space="preserve">Precondition </w:t>
      </w:r>
    </w:p>
    <w:p w14:paraId="142F3DBE" w14:textId="77777777" w:rsidR="00FB5BCA" w:rsidRPr="002B10F0" w:rsidRDefault="00FB5BCA" w:rsidP="00CC6DC2">
      <w:pPr>
        <w:pStyle w:val="ListParagraph"/>
        <w:numPr>
          <w:ilvl w:val="0"/>
          <w:numId w:val="24"/>
        </w:numPr>
        <w:jc w:val="both"/>
        <w:rPr>
          <w:rFonts w:asciiTheme="majorHAnsi" w:hAnsiTheme="majorHAnsi"/>
          <w:b/>
          <w:bCs/>
        </w:rPr>
      </w:pPr>
      <w:r w:rsidRPr="002B10F0">
        <w:rPr>
          <w:rFonts w:asciiTheme="majorHAnsi" w:hAnsiTheme="majorHAnsi"/>
          <w:b/>
          <w:bCs/>
        </w:rPr>
        <w:t xml:space="preserve">Absent Employee </w:t>
      </w:r>
    </w:p>
    <w:p w14:paraId="73605965" w14:textId="77777777" w:rsidR="00FB5BCA" w:rsidRPr="002B10F0" w:rsidRDefault="00FB5BCA" w:rsidP="00CC6DC2">
      <w:pPr>
        <w:jc w:val="both"/>
        <w:rPr>
          <w:rFonts w:asciiTheme="majorHAnsi" w:hAnsiTheme="majorHAnsi"/>
          <w:sz w:val="22"/>
          <w:szCs w:val="22"/>
          <w:lang w:val="en-ZW"/>
        </w:rPr>
      </w:pPr>
      <w:r w:rsidRPr="002B10F0">
        <w:rPr>
          <w:rFonts w:asciiTheme="majorHAnsi" w:hAnsiTheme="majorHAnsi"/>
          <w:sz w:val="22"/>
          <w:szCs w:val="22"/>
          <w:lang w:val="en-ZW"/>
        </w:rPr>
        <w:t xml:space="preserve">One employee must be on leave for one to act </w:t>
      </w:r>
      <w:ins w:id="470" w:author="Patience Duri" w:date="2019-09-12T19:03:00Z">
        <w:r w:rsidR="00A53218">
          <w:rPr>
            <w:rFonts w:asciiTheme="majorHAnsi" w:hAnsiTheme="majorHAnsi"/>
            <w:sz w:val="22"/>
            <w:szCs w:val="22"/>
            <w:lang w:val="en-ZW"/>
          </w:rPr>
          <w:t>invoking the acting allowance</w:t>
        </w:r>
      </w:ins>
      <w:del w:id="471" w:author="Patience Duri" w:date="2019-09-12T19:03:00Z">
        <w:r w:rsidRPr="002B10F0" w:rsidDel="00A53218">
          <w:rPr>
            <w:rFonts w:asciiTheme="majorHAnsi" w:hAnsiTheme="majorHAnsi"/>
            <w:sz w:val="22"/>
            <w:szCs w:val="22"/>
            <w:lang w:val="en-ZW"/>
          </w:rPr>
          <w:delText>upon another</w:delText>
        </w:r>
      </w:del>
      <w:r w:rsidRPr="002B10F0">
        <w:rPr>
          <w:rFonts w:asciiTheme="majorHAnsi" w:hAnsiTheme="majorHAnsi"/>
          <w:sz w:val="22"/>
          <w:szCs w:val="22"/>
          <w:lang w:val="en-ZW"/>
        </w:rPr>
        <w:t>.</w:t>
      </w:r>
    </w:p>
    <w:p w14:paraId="52525A72" w14:textId="77777777" w:rsidR="002E0DF6" w:rsidRPr="002B10F0" w:rsidRDefault="002E0DF6" w:rsidP="00CC6DC2">
      <w:pPr>
        <w:pStyle w:val="Heading4"/>
        <w:jc w:val="both"/>
        <w:rPr>
          <w:i w:val="0"/>
          <w:iCs w:val="0"/>
          <w:color w:val="auto"/>
        </w:rPr>
      </w:pPr>
      <w:r w:rsidRPr="002B10F0">
        <w:rPr>
          <w:i w:val="0"/>
          <w:iCs w:val="0"/>
          <w:color w:val="auto"/>
        </w:rPr>
        <w:t>Process Description</w:t>
      </w:r>
    </w:p>
    <w:p w14:paraId="3C64B0D7" w14:textId="77777777" w:rsidR="002E2AD0" w:rsidRPr="002B10F0" w:rsidRDefault="003E2F28" w:rsidP="00CC6DC2">
      <w:pPr>
        <w:jc w:val="both"/>
        <w:rPr>
          <w:rFonts w:asciiTheme="majorHAnsi" w:hAnsiTheme="majorHAnsi"/>
          <w:sz w:val="22"/>
          <w:szCs w:val="22"/>
        </w:rPr>
      </w:pPr>
      <w:r w:rsidRPr="002B10F0">
        <w:rPr>
          <w:rFonts w:asciiTheme="majorHAnsi" w:hAnsiTheme="majorHAnsi"/>
          <w:sz w:val="22"/>
          <w:szCs w:val="22"/>
        </w:rPr>
        <w:t>In the even</w:t>
      </w:r>
      <w:ins w:id="472" w:author="Patience Duri" w:date="2019-09-12T19:03:00Z">
        <w:r w:rsidR="00A53218">
          <w:rPr>
            <w:rFonts w:asciiTheme="majorHAnsi" w:hAnsiTheme="majorHAnsi"/>
            <w:sz w:val="22"/>
            <w:szCs w:val="22"/>
          </w:rPr>
          <w:t xml:space="preserve">t </w:t>
        </w:r>
      </w:ins>
      <w:del w:id="473" w:author="Patience Duri" w:date="2019-09-12T19:03:00Z">
        <w:r w:rsidRPr="002B10F0" w:rsidDel="00A53218">
          <w:rPr>
            <w:rFonts w:asciiTheme="majorHAnsi" w:hAnsiTheme="majorHAnsi"/>
            <w:sz w:val="22"/>
            <w:szCs w:val="22"/>
          </w:rPr>
          <w:delText xml:space="preserve"> </w:delText>
        </w:r>
      </w:del>
      <w:r w:rsidRPr="002B10F0">
        <w:rPr>
          <w:rFonts w:asciiTheme="majorHAnsi" w:hAnsiTheme="majorHAnsi"/>
          <w:sz w:val="22"/>
          <w:szCs w:val="22"/>
        </w:rPr>
        <w:t>that an employee is absent from work due to different reason</w:t>
      </w:r>
      <w:r w:rsidR="00A00E15" w:rsidRPr="002B10F0">
        <w:rPr>
          <w:rFonts w:asciiTheme="majorHAnsi" w:hAnsiTheme="majorHAnsi"/>
          <w:sz w:val="22"/>
          <w:szCs w:val="22"/>
        </w:rPr>
        <w:t>s</w:t>
      </w:r>
      <w:r w:rsidRPr="002B10F0">
        <w:rPr>
          <w:rFonts w:asciiTheme="majorHAnsi" w:hAnsiTheme="majorHAnsi"/>
          <w:sz w:val="22"/>
          <w:szCs w:val="22"/>
        </w:rPr>
        <w:t xml:space="preserve"> (Sick leave, Study leave, Business travel, etc.) another is employee is appointed to act on behalf of the absent employee.</w:t>
      </w:r>
      <w:r w:rsidR="002E0DF6" w:rsidRPr="002B10F0">
        <w:rPr>
          <w:rFonts w:asciiTheme="majorHAnsi" w:hAnsiTheme="majorHAnsi"/>
          <w:sz w:val="22"/>
          <w:szCs w:val="22"/>
        </w:rPr>
        <w:t xml:space="preserve"> The Payroll officer then review the salary of the employee acting upon the absent employee.</w:t>
      </w:r>
    </w:p>
    <w:p w14:paraId="7DE0F162" w14:textId="77777777" w:rsidR="002E0DF6" w:rsidRPr="002B10F0" w:rsidRDefault="0033795E" w:rsidP="00CC6DC2">
      <w:pPr>
        <w:jc w:val="both"/>
        <w:rPr>
          <w:rFonts w:asciiTheme="majorHAnsi" w:hAnsiTheme="majorHAnsi"/>
        </w:rPr>
      </w:pPr>
      <w:r w:rsidRPr="002B10F0">
        <w:rPr>
          <w:rFonts w:asciiTheme="majorHAnsi" w:hAnsiTheme="majorHAnsi"/>
        </w:rPr>
        <w:object w:dxaOrig="14566" w:dyaOrig="8446" w14:anchorId="1240A54B">
          <v:shape id="_x0000_i1053" type="#_x0000_t75" style="width:450.8pt;height:262.95pt" o:ole="">
            <v:imagedata r:id="rId67" o:title=""/>
          </v:shape>
          <o:OLEObject Type="Embed" ProgID="Visio.Drawing.15" ShapeID="_x0000_i1053" DrawAspect="Content" ObjectID="_1629892930" r:id="rId68"/>
        </w:object>
      </w:r>
    </w:p>
    <w:p w14:paraId="39992F2B" w14:textId="77777777" w:rsidR="00115097" w:rsidRPr="002B10F0" w:rsidRDefault="00115097" w:rsidP="00CC6DC2">
      <w:pPr>
        <w:pStyle w:val="Heading4"/>
        <w:jc w:val="both"/>
        <w:rPr>
          <w:i w:val="0"/>
          <w:iCs w:val="0"/>
          <w:color w:val="auto"/>
        </w:rPr>
      </w:pPr>
      <w:r w:rsidRPr="002B10F0">
        <w:rPr>
          <w:i w:val="0"/>
          <w:iCs w:val="0"/>
          <w:color w:val="auto"/>
        </w:rPr>
        <w:t>Actors</w:t>
      </w:r>
    </w:p>
    <w:p w14:paraId="44B3541F" w14:textId="77777777" w:rsidR="00115097" w:rsidRPr="002B10F0" w:rsidRDefault="00115097" w:rsidP="00CC6DC2">
      <w:pPr>
        <w:pStyle w:val="ListParagraph"/>
        <w:numPr>
          <w:ilvl w:val="0"/>
          <w:numId w:val="9"/>
        </w:numPr>
        <w:jc w:val="both"/>
        <w:rPr>
          <w:rFonts w:asciiTheme="majorHAnsi" w:hAnsiTheme="majorHAnsi"/>
        </w:rPr>
      </w:pPr>
      <w:r w:rsidRPr="002B10F0">
        <w:rPr>
          <w:rFonts w:asciiTheme="majorHAnsi" w:hAnsiTheme="majorHAnsi"/>
        </w:rPr>
        <w:t>Absent employee</w:t>
      </w:r>
    </w:p>
    <w:p w14:paraId="2EAEF863" w14:textId="77777777" w:rsidR="00115097" w:rsidRPr="002B10F0" w:rsidRDefault="00115097" w:rsidP="00CC6DC2">
      <w:pPr>
        <w:pStyle w:val="ListParagraph"/>
        <w:numPr>
          <w:ilvl w:val="0"/>
          <w:numId w:val="9"/>
        </w:numPr>
        <w:jc w:val="both"/>
        <w:rPr>
          <w:rFonts w:asciiTheme="majorHAnsi" w:hAnsiTheme="majorHAnsi"/>
        </w:rPr>
      </w:pPr>
      <w:r w:rsidRPr="002B10F0">
        <w:rPr>
          <w:rFonts w:asciiTheme="majorHAnsi" w:hAnsiTheme="majorHAnsi"/>
        </w:rPr>
        <w:t>Acting employee</w:t>
      </w:r>
    </w:p>
    <w:p w14:paraId="097BC09D" w14:textId="77777777" w:rsidR="00115097" w:rsidRPr="002B10F0" w:rsidRDefault="00115097" w:rsidP="00CC6DC2">
      <w:pPr>
        <w:pStyle w:val="ListParagraph"/>
        <w:numPr>
          <w:ilvl w:val="0"/>
          <w:numId w:val="9"/>
        </w:numPr>
        <w:jc w:val="both"/>
        <w:rPr>
          <w:rFonts w:asciiTheme="majorHAnsi" w:hAnsiTheme="majorHAnsi"/>
        </w:rPr>
      </w:pPr>
      <w:r w:rsidRPr="002B10F0">
        <w:rPr>
          <w:rFonts w:asciiTheme="majorHAnsi" w:hAnsiTheme="majorHAnsi"/>
        </w:rPr>
        <w:t>HR Officer</w:t>
      </w:r>
    </w:p>
    <w:p w14:paraId="6B9907EC" w14:textId="77777777" w:rsidR="00115097" w:rsidRPr="002B10F0" w:rsidRDefault="00115097" w:rsidP="00CC6DC2">
      <w:pPr>
        <w:pStyle w:val="ListParagraph"/>
        <w:numPr>
          <w:ilvl w:val="0"/>
          <w:numId w:val="9"/>
        </w:numPr>
        <w:jc w:val="both"/>
        <w:rPr>
          <w:rFonts w:asciiTheme="majorHAnsi" w:hAnsiTheme="majorHAnsi"/>
        </w:rPr>
      </w:pPr>
      <w:r w:rsidRPr="002B10F0">
        <w:rPr>
          <w:rFonts w:asciiTheme="majorHAnsi" w:hAnsiTheme="majorHAnsi"/>
        </w:rPr>
        <w:t>Payroll Officer</w:t>
      </w:r>
    </w:p>
    <w:p w14:paraId="68D1CE1C" w14:textId="77777777" w:rsidR="00115097" w:rsidRPr="002B10F0" w:rsidRDefault="00115097" w:rsidP="00CC6DC2">
      <w:pPr>
        <w:pStyle w:val="Heading4"/>
        <w:jc w:val="both"/>
        <w:rPr>
          <w:i w:val="0"/>
          <w:iCs w:val="0"/>
          <w:color w:val="auto"/>
        </w:rPr>
      </w:pPr>
      <w:r w:rsidRPr="002B10F0">
        <w:rPr>
          <w:i w:val="0"/>
          <w:iCs w:val="0"/>
          <w:color w:val="auto"/>
        </w:rPr>
        <w:t>Workflow</w:t>
      </w:r>
    </w:p>
    <w:p w14:paraId="53DCFF3B" w14:textId="77777777" w:rsidR="00115097" w:rsidRPr="002B10F0" w:rsidRDefault="00115097" w:rsidP="00CC6DC2">
      <w:pPr>
        <w:pStyle w:val="ListParagraph"/>
        <w:numPr>
          <w:ilvl w:val="0"/>
          <w:numId w:val="10"/>
        </w:numPr>
        <w:jc w:val="both"/>
        <w:rPr>
          <w:rFonts w:asciiTheme="majorHAnsi" w:hAnsiTheme="majorHAnsi"/>
        </w:rPr>
      </w:pPr>
      <w:r w:rsidRPr="002B10F0">
        <w:rPr>
          <w:rFonts w:asciiTheme="majorHAnsi" w:hAnsiTheme="majorHAnsi"/>
        </w:rPr>
        <w:t>None</w:t>
      </w:r>
    </w:p>
    <w:p w14:paraId="60386C53" w14:textId="77777777" w:rsidR="00115097" w:rsidRPr="002B10F0" w:rsidRDefault="00115097" w:rsidP="00CC6DC2">
      <w:pPr>
        <w:pStyle w:val="Heading4"/>
        <w:jc w:val="both"/>
        <w:rPr>
          <w:i w:val="0"/>
          <w:iCs w:val="0"/>
          <w:color w:val="auto"/>
        </w:rPr>
      </w:pPr>
      <w:r w:rsidRPr="002B10F0">
        <w:rPr>
          <w:i w:val="0"/>
          <w:iCs w:val="0"/>
          <w:color w:val="auto"/>
        </w:rPr>
        <w:lastRenderedPageBreak/>
        <w:t>Audit trail</w:t>
      </w:r>
    </w:p>
    <w:p w14:paraId="6FA08996" w14:textId="77777777" w:rsidR="00115097" w:rsidRPr="002B10F0" w:rsidRDefault="00115097" w:rsidP="00CC6DC2">
      <w:pPr>
        <w:pStyle w:val="ListParagraph"/>
        <w:numPr>
          <w:ilvl w:val="0"/>
          <w:numId w:val="10"/>
        </w:numPr>
        <w:jc w:val="both"/>
        <w:rPr>
          <w:rFonts w:asciiTheme="majorHAnsi" w:hAnsiTheme="majorHAnsi"/>
        </w:rPr>
      </w:pPr>
      <w:r w:rsidRPr="002B10F0">
        <w:rPr>
          <w:rFonts w:asciiTheme="majorHAnsi" w:hAnsiTheme="majorHAnsi"/>
        </w:rPr>
        <w:t>None</w:t>
      </w:r>
    </w:p>
    <w:p w14:paraId="7CCB2CBC" w14:textId="77777777" w:rsidR="00115097" w:rsidRPr="002B10F0" w:rsidRDefault="00115097" w:rsidP="00CC6DC2">
      <w:pPr>
        <w:jc w:val="both"/>
        <w:rPr>
          <w:rFonts w:asciiTheme="majorHAnsi" w:hAnsiTheme="majorHAnsi"/>
        </w:rPr>
      </w:pPr>
    </w:p>
    <w:p w14:paraId="19802235" w14:textId="77777777" w:rsidR="003F140E" w:rsidRPr="002B10F0" w:rsidRDefault="003F140E" w:rsidP="00CC6DC2">
      <w:pPr>
        <w:pStyle w:val="Heading3"/>
        <w:jc w:val="both"/>
        <w:rPr>
          <w:color w:val="auto"/>
        </w:rPr>
      </w:pPr>
      <w:bookmarkStart w:id="474" w:name="_Toc15391778"/>
      <w:r w:rsidRPr="002B10F0">
        <w:rPr>
          <w:color w:val="auto"/>
        </w:rPr>
        <w:t>Labour Movement</w:t>
      </w:r>
      <w:bookmarkEnd w:id="474"/>
      <w:r w:rsidR="003E2F28" w:rsidRPr="002B10F0">
        <w:rPr>
          <w:color w:val="auto"/>
        </w:rPr>
        <w:t xml:space="preserve"> Management</w:t>
      </w:r>
    </w:p>
    <w:p w14:paraId="63AD131C" w14:textId="77777777" w:rsidR="003F140E" w:rsidRPr="002B10F0" w:rsidRDefault="003F140E" w:rsidP="00CC6DC2">
      <w:pPr>
        <w:jc w:val="both"/>
        <w:rPr>
          <w:rFonts w:asciiTheme="majorHAnsi" w:hAnsiTheme="majorHAnsi"/>
          <w:sz w:val="22"/>
          <w:szCs w:val="22"/>
        </w:rPr>
      </w:pPr>
      <w:r w:rsidRPr="002B10F0">
        <w:rPr>
          <w:rFonts w:asciiTheme="majorHAnsi" w:hAnsiTheme="majorHAnsi"/>
          <w:sz w:val="22"/>
          <w:szCs w:val="22"/>
        </w:rPr>
        <w:t xml:space="preserve">This is a document used when an employee is moved from one </w:t>
      </w:r>
      <w:r w:rsidR="0033795E" w:rsidRPr="002B10F0">
        <w:rPr>
          <w:rFonts w:asciiTheme="majorHAnsi" w:hAnsiTheme="majorHAnsi"/>
          <w:sz w:val="22"/>
          <w:szCs w:val="22"/>
        </w:rPr>
        <w:t>position</w:t>
      </w:r>
      <w:r w:rsidRPr="002B10F0">
        <w:rPr>
          <w:rFonts w:asciiTheme="majorHAnsi" w:hAnsiTheme="majorHAnsi"/>
          <w:sz w:val="22"/>
          <w:szCs w:val="22"/>
        </w:rPr>
        <w:t xml:space="preserve"> to another</w:t>
      </w:r>
      <w:r w:rsidR="00FD7182" w:rsidRPr="002B10F0">
        <w:rPr>
          <w:rFonts w:asciiTheme="majorHAnsi" w:hAnsiTheme="majorHAnsi"/>
          <w:sz w:val="22"/>
          <w:szCs w:val="22"/>
        </w:rPr>
        <w:t>, this affects the employees’ Grade and also w</w:t>
      </w:r>
      <w:r w:rsidRPr="002B10F0">
        <w:rPr>
          <w:rFonts w:asciiTheme="majorHAnsi" w:hAnsiTheme="majorHAnsi"/>
          <w:sz w:val="22"/>
          <w:szCs w:val="22"/>
        </w:rPr>
        <w:t xml:space="preserve">hen an employee is acting upon another </w:t>
      </w:r>
      <w:r w:rsidR="006809E8" w:rsidRPr="002B10F0">
        <w:rPr>
          <w:rFonts w:asciiTheme="majorHAnsi" w:hAnsiTheme="majorHAnsi"/>
          <w:sz w:val="22"/>
          <w:szCs w:val="22"/>
        </w:rPr>
        <w:t xml:space="preserve">absent </w:t>
      </w:r>
      <w:r w:rsidRPr="002B10F0">
        <w:rPr>
          <w:rFonts w:asciiTheme="majorHAnsi" w:hAnsiTheme="majorHAnsi"/>
          <w:sz w:val="22"/>
          <w:szCs w:val="22"/>
        </w:rPr>
        <w:t>employee’s position.</w:t>
      </w:r>
    </w:p>
    <w:p w14:paraId="01C2FA6F" w14:textId="77777777" w:rsidR="0013600F" w:rsidRPr="002B10F0" w:rsidRDefault="0013600F" w:rsidP="00CC6DC2">
      <w:pPr>
        <w:pStyle w:val="Heading4"/>
        <w:jc w:val="both"/>
        <w:rPr>
          <w:i w:val="0"/>
          <w:iCs w:val="0"/>
          <w:color w:val="auto"/>
        </w:rPr>
      </w:pPr>
      <w:r w:rsidRPr="002B10F0">
        <w:rPr>
          <w:i w:val="0"/>
          <w:iCs w:val="0"/>
          <w:color w:val="auto"/>
        </w:rPr>
        <w:t>Precondition</w:t>
      </w:r>
    </w:p>
    <w:p w14:paraId="300E1EF6" w14:textId="77777777" w:rsidR="0013600F" w:rsidRPr="002B10F0" w:rsidRDefault="0013600F" w:rsidP="00CC6DC2">
      <w:pPr>
        <w:pStyle w:val="ListParagraph"/>
        <w:numPr>
          <w:ilvl w:val="0"/>
          <w:numId w:val="25"/>
        </w:numPr>
        <w:jc w:val="both"/>
        <w:rPr>
          <w:rFonts w:asciiTheme="majorHAnsi" w:hAnsiTheme="majorHAnsi"/>
          <w:b/>
          <w:bCs/>
        </w:rPr>
      </w:pPr>
      <w:r w:rsidRPr="002B10F0">
        <w:rPr>
          <w:rFonts w:asciiTheme="majorHAnsi" w:hAnsiTheme="majorHAnsi"/>
          <w:b/>
          <w:bCs/>
        </w:rPr>
        <w:t>Change in Job position</w:t>
      </w:r>
    </w:p>
    <w:p w14:paraId="28C68469" w14:textId="77777777" w:rsidR="0013600F" w:rsidRPr="002B10F0" w:rsidRDefault="0013600F" w:rsidP="00CC6DC2">
      <w:pPr>
        <w:jc w:val="both"/>
        <w:rPr>
          <w:rFonts w:asciiTheme="majorHAnsi" w:hAnsiTheme="majorHAnsi"/>
        </w:rPr>
      </w:pPr>
      <w:r w:rsidRPr="002B10F0">
        <w:rPr>
          <w:rFonts w:asciiTheme="majorHAnsi" w:hAnsiTheme="majorHAnsi"/>
        </w:rPr>
        <w:t>When an employee is changed his/her position within FC Platinum Holdings</w:t>
      </w:r>
    </w:p>
    <w:p w14:paraId="62D26DBC" w14:textId="77777777" w:rsidR="0013600F" w:rsidRPr="002B10F0" w:rsidRDefault="0013600F" w:rsidP="00CC6DC2">
      <w:pPr>
        <w:pStyle w:val="ListParagraph"/>
        <w:numPr>
          <w:ilvl w:val="0"/>
          <w:numId w:val="25"/>
        </w:numPr>
        <w:jc w:val="both"/>
        <w:rPr>
          <w:rFonts w:asciiTheme="majorHAnsi" w:hAnsiTheme="majorHAnsi"/>
          <w:b/>
          <w:bCs/>
        </w:rPr>
      </w:pPr>
      <w:r w:rsidRPr="002B10F0">
        <w:rPr>
          <w:rFonts w:asciiTheme="majorHAnsi" w:hAnsiTheme="majorHAnsi"/>
          <w:b/>
          <w:bCs/>
        </w:rPr>
        <w:t>Change in Job grade</w:t>
      </w:r>
    </w:p>
    <w:p w14:paraId="3DC8AAFA" w14:textId="77777777" w:rsidR="0013600F" w:rsidRPr="002B10F0" w:rsidRDefault="0013600F" w:rsidP="00CC6DC2">
      <w:pPr>
        <w:jc w:val="both"/>
        <w:rPr>
          <w:rFonts w:asciiTheme="majorHAnsi" w:hAnsiTheme="majorHAnsi"/>
        </w:rPr>
      </w:pPr>
      <w:r w:rsidRPr="002B10F0">
        <w:rPr>
          <w:rFonts w:asciiTheme="majorHAnsi" w:hAnsiTheme="majorHAnsi"/>
        </w:rPr>
        <w:t>When an employee’s grade is changed labor, movement occurs</w:t>
      </w:r>
    </w:p>
    <w:p w14:paraId="5653FEF4" w14:textId="77777777" w:rsidR="0013600F" w:rsidRPr="002B10F0" w:rsidRDefault="0013600F" w:rsidP="00CC6DC2">
      <w:pPr>
        <w:pStyle w:val="ListParagraph"/>
        <w:numPr>
          <w:ilvl w:val="0"/>
          <w:numId w:val="25"/>
        </w:numPr>
        <w:jc w:val="both"/>
        <w:rPr>
          <w:rFonts w:asciiTheme="majorHAnsi" w:hAnsiTheme="majorHAnsi"/>
          <w:b/>
          <w:bCs/>
        </w:rPr>
      </w:pPr>
      <w:r w:rsidRPr="002B10F0">
        <w:rPr>
          <w:rFonts w:asciiTheme="majorHAnsi" w:hAnsiTheme="majorHAnsi"/>
          <w:b/>
          <w:bCs/>
        </w:rPr>
        <w:t>Acting Appointment</w:t>
      </w:r>
    </w:p>
    <w:p w14:paraId="6F68B114" w14:textId="77777777" w:rsidR="0013600F" w:rsidRPr="002B10F0" w:rsidRDefault="0013600F" w:rsidP="00CC6DC2">
      <w:pPr>
        <w:jc w:val="both"/>
        <w:rPr>
          <w:rFonts w:asciiTheme="majorHAnsi" w:hAnsiTheme="majorHAnsi"/>
        </w:rPr>
      </w:pPr>
      <w:r w:rsidRPr="002B10F0">
        <w:rPr>
          <w:rFonts w:asciiTheme="majorHAnsi" w:hAnsiTheme="majorHAnsi"/>
        </w:rPr>
        <w:t xml:space="preserve">When one employee is acting on an absent employee labor movement occurs </w:t>
      </w:r>
    </w:p>
    <w:p w14:paraId="1E5E2F53" w14:textId="77777777" w:rsidR="00A955D7" w:rsidRPr="002B10F0" w:rsidRDefault="00A955D7" w:rsidP="00CC6DC2">
      <w:pPr>
        <w:pStyle w:val="Heading4"/>
        <w:jc w:val="both"/>
        <w:rPr>
          <w:i w:val="0"/>
          <w:iCs w:val="0"/>
          <w:color w:val="auto"/>
        </w:rPr>
      </w:pPr>
      <w:r w:rsidRPr="002B10F0">
        <w:rPr>
          <w:i w:val="0"/>
          <w:iCs w:val="0"/>
          <w:color w:val="auto"/>
        </w:rPr>
        <w:t>Process Description</w:t>
      </w:r>
    </w:p>
    <w:p w14:paraId="1E4A3BBA" w14:textId="77777777" w:rsidR="00A955D7" w:rsidRPr="002B10F0" w:rsidRDefault="00A955D7" w:rsidP="00CC6DC2">
      <w:pPr>
        <w:jc w:val="both"/>
        <w:rPr>
          <w:rFonts w:asciiTheme="majorHAnsi" w:hAnsiTheme="majorHAnsi"/>
          <w:sz w:val="22"/>
          <w:szCs w:val="22"/>
        </w:rPr>
      </w:pPr>
      <w:r w:rsidRPr="002B10F0">
        <w:rPr>
          <w:rFonts w:asciiTheme="majorHAnsi" w:hAnsiTheme="majorHAnsi"/>
          <w:sz w:val="22"/>
          <w:szCs w:val="22"/>
        </w:rPr>
        <w:t xml:space="preserve">If </w:t>
      </w:r>
      <w:r w:rsidR="00A51299" w:rsidRPr="002B10F0">
        <w:rPr>
          <w:rFonts w:asciiTheme="majorHAnsi" w:hAnsiTheme="majorHAnsi"/>
          <w:sz w:val="22"/>
          <w:szCs w:val="22"/>
        </w:rPr>
        <w:t>one</w:t>
      </w:r>
      <w:r w:rsidRPr="002B10F0">
        <w:rPr>
          <w:rFonts w:asciiTheme="majorHAnsi" w:hAnsiTheme="majorHAnsi"/>
          <w:sz w:val="22"/>
          <w:szCs w:val="22"/>
        </w:rPr>
        <w:t xml:space="preserve"> employee </w:t>
      </w:r>
      <w:r w:rsidR="00A51299" w:rsidRPr="002B10F0">
        <w:rPr>
          <w:rFonts w:asciiTheme="majorHAnsi" w:hAnsiTheme="majorHAnsi"/>
          <w:sz w:val="22"/>
          <w:szCs w:val="22"/>
        </w:rPr>
        <w:t xml:space="preserve">goes to leave another employee is </w:t>
      </w:r>
      <w:r w:rsidR="00FD7182" w:rsidRPr="002B10F0">
        <w:rPr>
          <w:rFonts w:asciiTheme="majorHAnsi" w:hAnsiTheme="majorHAnsi"/>
          <w:sz w:val="22"/>
          <w:szCs w:val="22"/>
        </w:rPr>
        <w:t xml:space="preserve">appointed to act on the absent employee using labor movement. Also, if there’s a change of job for an employee, grade is affected therefore </w:t>
      </w:r>
      <w:r w:rsidR="0002169B" w:rsidRPr="002B10F0">
        <w:rPr>
          <w:rFonts w:asciiTheme="majorHAnsi" w:hAnsiTheme="majorHAnsi"/>
          <w:sz w:val="22"/>
          <w:szCs w:val="22"/>
        </w:rPr>
        <w:t>labor movement is used.</w:t>
      </w:r>
    </w:p>
    <w:p w14:paraId="20E2075E" w14:textId="77777777" w:rsidR="00A955D7" w:rsidRPr="002B10F0" w:rsidRDefault="00A955D7" w:rsidP="00CC6DC2">
      <w:pPr>
        <w:pStyle w:val="Heading4"/>
        <w:jc w:val="both"/>
        <w:rPr>
          <w:i w:val="0"/>
          <w:iCs w:val="0"/>
          <w:color w:val="auto"/>
        </w:rPr>
      </w:pPr>
      <w:r w:rsidRPr="002B10F0">
        <w:rPr>
          <w:i w:val="0"/>
          <w:iCs w:val="0"/>
          <w:color w:val="auto"/>
        </w:rPr>
        <w:t>Actors</w:t>
      </w:r>
    </w:p>
    <w:p w14:paraId="1A416EDA" w14:textId="77777777" w:rsidR="00FD7182" w:rsidRPr="002B10F0" w:rsidRDefault="00FD7182" w:rsidP="00CC6DC2">
      <w:pPr>
        <w:pStyle w:val="ListParagraph"/>
        <w:numPr>
          <w:ilvl w:val="0"/>
          <w:numId w:val="10"/>
        </w:numPr>
        <w:jc w:val="both"/>
        <w:rPr>
          <w:rFonts w:asciiTheme="majorHAnsi" w:hAnsiTheme="majorHAnsi"/>
          <w:b/>
          <w:bCs/>
        </w:rPr>
      </w:pPr>
      <w:r w:rsidRPr="002B10F0">
        <w:rPr>
          <w:rFonts w:asciiTheme="majorHAnsi" w:hAnsiTheme="majorHAnsi"/>
        </w:rPr>
        <w:t>HR Officer</w:t>
      </w:r>
    </w:p>
    <w:p w14:paraId="5B466288" w14:textId="77777777" w:rsidR="00F621FB" w:rsidRPr="002B10F0" w:rsidRDefault="00FD7182" w:rsidP="00CC6DC2">
      <w:pPr>
        <w:pStyle w:val="ListParagraph"/>
        <w:numPr>
          <w:ilvl w:val="0"/>
          <w:numId w:val="10"/>
        </w:numPr>
        <w:jc w:val="both"/>
        <w:rPr>
          <w:rFonts w:asciiTheme="majorHAnsi" w:hAnsiTheme="majorHAnsi"/>
          <w:b/>
          <w:bCs/>
        </w:rPr>
      </w:pPr>
      <w:r w:rsidRPr="002B10F0">
        <w:rPr>
          <w:rFonts w:asciiTheme="majorHAnsi" w:hAnsiTheme="majorHAnsi"/>
        </w:rPr>
        <w:t xml:space="preserve">Employee </w:t>
      </w:r>
    </w:p>
    <w:p w14:paraId="363EE43B" w14:textId="77777777" w:rsidR="00A955D7" w:rsidRPr="002B10F0" w:rsidRDefault="00A955D7" w:rsidP="00CC6DC2">
      <w:pPr>
        <w:pStyle w:val="Heading4"/>
        <w:jc w:val="both"/>
        <w:rPr>
          <w:i w:val="0"/>
          <w:iCs w:val="0"/>
          <w:color w:val="auto"/>
        </w:rPr>
      </w:pPr>
      <w:r w:rsidRPr="002B10F0">
        <w:rPr>
          <w:i w:val="0"/>
          <w:iCs w:val="0"/>
          <w:color w:val="auto"/>
        </w:rPr>
        <w:t>Workflow</w:t>
      </w:r>
    </w:p>
    <w:p w14:paraId="25C689B2" w14:textId="77777777" w:rsidR="00FD7182" w:rsidRPr="002B10F0" w:rsidRDefault="00FD7182" w:rsidP="00CC6DC2">
      <w:pPr>
        <w:pStyle w:val="ListParagraph"/>
        <w:numPr>
          <w:ilvl w:val="0"/>
          <w:numId w:val="15"/>
        </w:numPr>
        <w:jc w:val="both"/>
        <w:rPr>
          <w:rFonts w:asciiTheme="majorHAnsi" w:hAnsiTheme="majorHAnsi"/>
        </w:rPr>
      </w:pPr>
      <w:r w:rsidRPr="002B10F0">
        <w:rPr>
          <w:rFonts w:asciiTheme="majorHAnsi" w:hAnsiTheme="majorHAnsi"/>
        </w:rPr>
        <w:t>None</w:t>
      </w:r>
    </w:p>
    <w:p w14:paraId="4C9D3879" w14:textId="77777777" w:rsidR="00A955D7" w:rsidRPr="002B10F0" w:rsidRDefault="000E0179" w:rsidP="00CC6DC2">
      <w:pPr>
        <w:pStyle w:val="Heading4"/>
        <w:jc w:val="both"/>
        <w:rPr>
          <w:i w:val="0"/>
          <w:iCs w:val="0"/>
          <w:color w:val="auto"/>
        </w:rPr>
      </w:pPr>
      <w:r w:rsidRPr="002B10F0">
        <w:rPr>
          <w:i w:val="0"/>
          <w:iCs w:val="0"/>
          <w:color w:val="auto"/>
        </w:rPr>
        <w:t>Audit trail</w:t>
      </w:r>
    </w:p>
    <w:p w14:paraId="468C4662" w14:textId="77777777" w:rsidR="000E0179" w:rsidRPr="002B10F0" w:rsidRDefault="000E0179" w:rsidP="00CC6DC2">
      <w:pPr>
        <w:pStyle w:val="ListParagraph"/>
        <w:numPr>
          <w:ilvl w:val="0"/>
          <w:numId w:val="26"/>
        </w:numPr>
        <w:jc w:val="both"/>
        <w:rPr>
          <w:rFonts w:asciiTheme="majorHAnsi" w:hAnsiTheme="majorHAnsi"/>
        </w:rPr>
      </w:pPr>
      <w:r w:rsidRPr="002B10F0">
        <w:rPr>
          <w:rFonts w:asciiTheme="majorHAnsi" w:hAnsiTheme="majorHAnsi"/>
        </w:rPr>
        <w:t>None</w:t>
      </w:r>
    </w:p>
    <w:p w14:paraId="0E7501EF" w14:textId="77777777" w:rsidR="003E2F28" w:rsidRPr="002B10F0" w:rsidRDefault="003E2F28" w:rsidP="00CC6DC2">
      <w:pPr>
        <w:pStyle w:val="Heading3"/>
        <w:jc w:val="both"/>
        <w:rPr>
          <w:color w:val="auto"/>
        </w:rPr>
      </w:pPr>
      <w:r w:rsidRPr="002B10F0">
        <w:rPr>
          <w:color w:val="auto"/>
        </w:rPr>
        <w:t>Industrial Relations Management</w:t>
      </w:r>
    </w:p>
    <w:p w14:paraId="39D7E99E" w14:textId="77777777" w:rsidR="00F30ADF" w:rsidRPr="002B10F0" w:rsidRDefault="00F30ADF" w:rsidP="00CC6DC2">
      <w:pPr>
        <w:jc w:val="both"/>
        <w:rPr>
          <w:rFonts w:asciiTheme="majorHAnsi" w:hAnsiTheme="majorHAnsi"/>
          <w:sz w:val="22"/>
          <w:szCs w:val="22"/>
        </w:rPr>
      </w:pPr>
      <w:r w:rsidRPr="002B10F0">
        <w:rPr>
          <w:rFonts w:asciiTheme="majorHAnsi" w:hAnsiTheme="majorHAnsi"/>
          <w:sz w:val="22"/>
          <w:szCs w:val="22"/>
          <w:shd w:val="clear" w:color="auto" w:fill="FFFFFF"/>
        </w:rPr>
        <w:t xml:space="preserve">Industrial relations explain the relationship between employees and management which stem directly or indirectly from union-employer relationship.  Maintaining good employee relations is important to the success of an organization and common employee relations issues include </w:t>
      </w:r>
      <w:r w:rsidRPr="002B10F0">
        <w:rPr>
          <w:rFonts w:asciiTheme="majorHAnsi" w:hAnsiTheme="majorHAnsi"/>
          <w:sz w:val="22"/>
          <w:szCs w:val="22"/>
        </w:rPr>
        <w:t>conflict management, hours and wages issues, adequate safety in the workplace, annual leave disputes,</w:t>
      </w:r>
      <w:r w:rsidRPr="002B10F0">
        <w:rPr>
          <w:rFonts w:asciiTheme="majorHAnsi" w:eastAsia="Times New Roman" w:hAnsiTheme="majorHAnsi" w:cs="Times New Roman"/>
          <w:sz w:val="22"/>
          <w:szCs w:val="22"/>
        </w:rPr>
        <w:t xml:space="preserve"> </w:t>
      </w:r>
      <w:r w:rsidRPr="002B10F0">
        <w:rPr>
          <w:rFonts w:asciiTheme="majorHAnsi" w:hAnsiTheme="majorHAnsi"/>
          <w:sz w:val="22"/>
          <w:szCs w:val="22"/>
        </w:rPr>
        <w:t>timekeeping and attendance issues the list is endless. However, there is a process in place designed to address all these prevailing issues.</w:t>
      </w:r>
    </w:p>
    <w:p w14:paraId="2B2A2A4A" w14:textId="77777777" w:rsidR="00317DE2" w:rsidRPr="002B10F0" w:rsidRDefault="00317DE2" w:rsidP="00CC6DC2">
      <w:pPr>
        <w:pStyle w:val="Heading4"/>
        <w:jc w:val="both"/>
        <w:rPr>
          <w:i w:val="0"/>
          <w:iCs w:val="0"/>
          <w:color w:val="auto"/>
        </w:rPr>
      </w:pPr>
      <w:r w:rsidRPr="002B10F0">
        <w:rPr>
          <w:i w:val="0"/>
          <w:iCs w:val="0"/>
          <w:color w:val="auto"/>
        </w:rPr>
        <w:t xml:space="preserve">Precondition </w:t>
      </w:r>
    </w:p>
    <w:p w14:paraId="0BA53533" w14:textId="77777777" w:rsidR="00317DE2" w:rsidRPr="002B10F0" w:rsidRDefault="00142AEE" w:rsidP="00CC6DC2">
      <w:pPr>
        <w:pStyle w:val="ListParagraph"/>
        <w:numPr>
          <w:ilvl w:val="0"/>
          <w:numId w:val="27"/>
        </w:numPr>
        <w:jc w:val="both"/>
        <w:rPr>
          <w:rFonts w:asciiTheme="majorHAnsi" w:hAnsiTheme="majorHAnsi"/>
          <w:b/>
          <w:bCs/>
        </w:rPr>
      </w:pPr>
      <w:r w:rsidRPr="002B10F0">
        <w:rPr>
          <w:rFonts w:asciiTheme="majorHAnsi" w:hAnsiTheme="majorHAnsi"/>
          <w:b/>
          <w:bCs/>
        </w:rPr>
        <w:t>Conflicts</w:t>
      </w:r>
    </w:p>
    <w:p w14:paraId="5BF6909C" w14:textId="77777777" w:rsidR="00142AEE" w:rsidRPr="002B10F0" w:rsidRDefault="00142AEE" w:rsidP="00CC6DC2">
      <w:pPr>
        <w:jc w:val="both"/>
        <w:rPr>
          <w:rFonts w:asciiTheme="majorHAnsi" w:hAnsiTheme="majorHAnsi"/>
          <w:sz w:val="22"/>
          <w:szCs w:val="22"/>
        </w:rPr>
      </w:pPr>
      <w:r w:rsidRPr="002B10F0">
        <w:rPr>
          <w:rFonts w:asciiTheme="majorHAnsi" w:hAnsiTheme="majorHAnsi"/>
          <w:sz w:val="22"/>
          <w:szCs w:val="22"/>
        </w:rPr>
        <w:t>These are issues or misunderstanding</w:t>
      </w:r>
      <w:del w:id="475" w:author="Patience Duri" w:date="2019-09-12T19:18:00Z">
        <w:r w:rsidRPr="002B10F0" w:rsidDel="002C5460">
          <w:rPr>
            <w:rFonts w:asciiTheme="majorHAnsi" w:hAnsiTheme="majorHAnsi"/>
            <w:sz w:val="22"/>
            <w:szCs w:val="22"/>
          </w:rPr>
          <w:delText>s</w:delText>
        </w:r>
      </w:del>
      <w:r w:rsidRPr="002B10F0">
        <w:rPr>
          <w:rFonts w:asciiTheme="majorHAnsi" w:hAnsiTheme="majorHAnsi"/>
          <w:sz w:val="22"/>
          <w:szCs w:val="22"/>
        </w:rPr>
        <w:t xml:space="preserve"> which occur</w:t>
      </w:r>
      <w:del w:id="476" w:author="Patience Duri" w:date="2019-09-12T19:18:00Z">
        <w:r w:rsidRPr="002B10F0" w:rsidDel="002C5460">
          <w:rPr>
            <w:rFonts w:asciiTheme="majorHAnsi" w:hAnsiTheme="majorHAnsi"/>
            <w:sz w:val="22"/>
            <w:szCs w:val="22"/>
          </w:rPr>
          <w:delText>s</w:delText>
        </w:r>
      </w:del>
      <w:r w:rsidRPr="002B10F0">
        <w:rPr>
          <w:rFonts w:asciiTheme="majorHAnsi" w:hAnsiTheme="majorHAnsi"/>
          <w:sz w:val="22"/>
          <w:szCs w:val="22"/>
        </w:rPr>
        <w:t xml:space="preserve"> between </w:t>
      </w:r>
      <w:r w:rsidR="0044482D" w:rsidRPr="002B10F0">
        <w:rPr>
          <w:rFonts w:asciiTheme="majorHAnsi" w:hAnsiTheme="majorHAnsi"/>
          <w:sz w:val="22"/>
          <w:szCs w:val="22"/>
        </w:rPr>
        <w:t>employees and management, or between employees, or between management.</w:t>
      </w:r>
    </w:p>
    <w:p w14:paraId="1D169B86" w14:textId="77777777" w:rsidR="00E635EE" w:rsidRPr="002B10F0" w:rsidRDefault="00F30ADF" w:rsidP="00CC6DC2">
      <w:pPr>
        <w:pStyle w:val="Heading4"/>
        <w:jc w:val="both"/>
        <w:rPr>
          <w:i w:val="0"/>
          <w:iCs w:val="0"/>
          <w:color w:val="auto"/>
        </w:rPr>
      </w:pPr>
      <w:r w:rsidRPr="002B10F0">
        <w:rPr>
          <w:i w:val="0"/>
          <w:iCs w:val="0"/>
          <w:color w:val="auto"/>
        </w:rPr>
        <w:t>Process Description</w:t>
      </w:r>
    </w:p>
    <w:p w14:paraId="075917E9" w14:textId="77777777" w:rsidR="00E635EE" w:rsidRPr="002B10F0" w:rsidRDefault="00E635EE" w:rsidP="00CC6DC2">
      <w:pPr>
        <w:jc w:val="both"/>
        <w:rPr>
          <w:rFonts w:asciiTheme="majorHAnsi" w:hAnsiTheme="majorHAnsi"/>
          <w:lang w:val="en-ZW"/>
        </w:rPr>
      </w:pPr>
    </w:p>
    <w:p w14:paraId="7FF6E9E8" w14:textId="77777777" w:rsidR="00965705" w:rsidRPr="002B10F0" w:rsidRDefault="003A192E" w:rsidP="00CC6DC2">
      <w:pPr>
        <w:pStyle w:val="NoSpacing"/>
        <w:jc w:val="both"/>
        <w:rPr>
          <w:rFonts w:asciiTheme="majorHAnsi" w:hAnsiTheme="majorHAnsi"/>
          <w:sz w:val="22"/>
          <w:szCs w:val="22"/>
        </w:rPr>
      </w:pPr>
      <w:r w:rsidRPr="002B10F0">
        <w:rPr>
          <w:rFonts w:asciiTheme="majorHAnsi" w:hAnsiTheme="majorHAnsi"/>
          <w:sz w:val="22"/>
          <w:szCs w:val="22"/>
        </w:rPr>
        <w:lastRenderedPageBreak/>
        <w:t xml:space="preserve">The process </w:t>
      </w:r>
      <w:r w:rsidR="00F30ADF" w:rsidRPr="002B10F0">
        <w:rPr>
          <w:rFonts w:asciiTheme="majorHAnsi" w:hAnsiTheme="majorHAnsi"/>
          <w:sz w:val="22"/>
          <w:szCs w:val="22"/>
        </w:rPr>
        <w:t xml:space="preserve">begins when the </w:t>
      </w:r>
      <w:r w:rsidRPr="002B10F0">
        <w:rPr>
          <w:rFonts w:asciiTheme="majorHAnsi" w:hAnsiTheme="majorHAnsi"/>
          <w:sz w:val="22"/>
          <w:szCs w:val="22"/>
        </w:rPr>
        <w:t>notification of offence is</w:t>
      </w:r>
      <w:r w:rsidR="00F30ADF" w:rsidRPr="002B10F0">
        <w:rPr>
          <w:rFonts w:asciiTheme="majorHAnsi" w:hAnsiTheme="majorHAnsi"/>
          <w:sz w:val="22"/>
          <w:szCs w:val="22"/>
        </w:rPr>
        <w:t xml:space="preserve"> handed over to the </w:t>
      </w:r>
      <w:r w:rsidRPr="002B10F0">
        <w:rPr>
          <w:rFonts w:asciiTheme="majorHAnsi" w:hAnsiTheme="majorHAnsi"/>
          <w:sz w:val="22"/>
          <w:szCs w:val="22"/>
        </w:rPr>
        <w:t>HR Officer.</w:t>
      </w:r>
      <w:r w:rsidR="00F30ADF" w:rsidRPr="002B10F0">
        <w:rPr>
          <w:rFonts w:asciiTheme="majorHAnsi" w:hAnsiTheme="majorHAnsi"/>
          <w:sz w:val="22"/>
          <w:szCs w:val="22"/>
        </w:rPr>
        <w:t xml:space="preserve"> The </w:t>
      </w:r>
      <w:r w:rsidRPr="002B10F0">
        <w:rPr>
          <w:rFonts w:asciiTheme="majorHAnsi" w:hAnsiTheme="majorHAnsi"/>
          <w:sz w:val="22"/>
          <w:szCs w:val="22"/>
        </w:rPr>
        <w:t xml:space="preserve">HR officer </w:t>
      </w:r>
      <w:r w:rsidR="00F30ADF" w:rsidRPr="002B10F0">
        <w:rPr>
          <w:rFonts w:asciiTheme="majorHAnsi" w:hAnsiTheme="majorHAnsi"/>
          <w:sz w:val="22"/>
          <w:szCs w:val="22"/>
        </w:rPr>
        <w:t xml:space="preserve">has the responsibility </w:t>
      </w:r>
      <w:r w:rsidRPr="002B10F0">
        <w:rPr>
          <w:rFonts w:asciiTheme="majorHAnsi" w:hAnsiTheme="majorHAnsi"/>
          <w:sz w:val="22"/>
          <w:szCs w:val="22"/>
        </w:rPr>
        <w:t xml:space="preserve">assign the case to </w:t>
      </w:r>
      <w:r w:rsidR="0025715B" w:rsidRPr="002B10F0">
        <w:rPr>
          <w:rFonts w:asciiTheme="majorHAnsi" w:hAnsiTheme="majorHAnsi"/>
          <w:sz w:val="22"/>
          <w:szCs w:val="22"/>
        </w:rPr>
        <w:t xml:space="preserve">the </w:t>
      </w:r>
      <w:r w:rsidRPr="002B10F0">
        <w:rPr>
          <w:rFonts w:asciiTheme="majorHAnsi" w:hAnsiTheme="majorHAnsi"/>
          <w:sz w:val="22"/>
          <w:szCs w:val="22"/>
        </w:rPr>
        <w:t>appropriate I</w:t>
      </w:r>
      <w:r w:rsidR="0025715B" w:rsidRPr="002B10F0">
        <w:rPr>
          <w:rFonts w:asciiTheme="majorHAnsi" w:hAnsiTheme="majorHAnsi"/>
          <w:sz w:val="22"/>
          <w:szCs w:val="22"/>
        </w:rPr>
        <w:t>ndustrial Relations Clerk</w:t>
      </w:r>
      <w:r w:rsidRPr="002B10F0">
        <w:rPr>
          <w:rFonts w:asciiTheme="majorHAnsi" w:hAnsiTheme="majorHAnsi"/>
          <w:sz w:val="22"/>
          <w:szCs w:val="22"/>
        </w:rPr>
        <w:t xml:space="preserve"> who then </w:t>
      </w:r>
      <w:del w:id="477" w:author="Patience Duri" w:date="2019-09-12T19:19:00Z">
        <w:r w:rsidR="00F30ADF" w:rsidRPr="002B10F0" w:rsidDel="002C5460">
          <w:rPr>
            <w:rFonts w:asciiTheme="majorHAnsi" w:hAnsiTheme="majorHAnsi"/>
            <w:sz w:val="22"/>
            <w:szCs w:val="22"/>
          </w:rPr>
          <w:delText>to</w:delText>
        </w:r>
      </w:del>
      <w:r w:rsidRPr="002B10F0">
        <w:rPr>
          <w:rFonts w:asciiTheme="majorHAnsi" w:hAnsiTheme="majorHAnsi"/>
          <w:sz w:val="22"/>
          <w:szCs w:val="22"/>
        </w:rPr>
        <w:t xml:space="preserve"> creates a case and record</w:t>
      </w:r>
      <w:r w:rsidR="0025715B" w:rsidRPr="002B10F0">
        <w:rPr>
          <w:rFonts w:asciiTheme="majorHAnsi" w:hAnsiTheme="majorHAnsi"/>
          <w:sz w:val="22"/>
          <w:szCs w:val="22"/>
        </w:rPr>
        <w:t>s</w:t>
      </w:r>
      <w:r w:rsidRPr="002B10F0">
        <w:rPr>
          <w:rFonts w:asciiTheme="majorHAnsi" w:hAnsiTheme="majorHAnsi"/>
          <w:sz w:val="22"/>
          <w:szCs w:val="22"/>
        </w:rPr>
        <w:t xml:space="preserve"> all</w:t>
      </w:r>
      <w:r w:rsidR="00F30ADF" w:rsidRPr="002B10F0">
        <w:rPr>
          <w:rFonts w:asciiTheme="majorHAnsi" w:hAnsiTheme="majorHAnsi"/>
          <w:sz w:val="22"/>
          <w:szCs w:val="22"/>
        </w:rPr>
        <w:t xml:space="preserve"> the necessary </w:t>
      </w:r>
      <w:r w:rsidRPr="002B10F0">
        <w:rPr>
          <w:rFonts w:asciiTheme="majorHAnsi" w:hAnsiTheme="majorHAnsi"/>
          <w:sz w:val="22"/>
          <w:szCs w:val="22"/>
        </w:rPr>
        <w:t xml:space="preserve">case </w:t>
      </w:r>
      <w:r w:rsidR="00F30ADF" w:rsidRPr="002B10F0">
        <w:rPr>
          <w:rFonts w:asciiTheme="majorHAnsi" w:hAnsiTheme="majorHAnsi"/>
          <w:sz w:val="22"/>
          <w:szCs w:val="22"/>
        </w:rPr>
        <w:t xml:space="preserve">details </w:t>
      </w:r>
      <w:r w:rsidR="0025715B" w:rsidRPr="002B10F0">
        <w:rPr>
          <w:rFonts w:asciiTheme="majorHAnsi" w:hAnsiTheme="majorHAnsi"/>
          <w:sz w:val="22"/>
          <w:szCs w:val="22"/>
        </w:rPr>
        <w:t>n</w:t>
      </w:r>
      <w:r w:rsidR="00965705" w:rsidRPr="002B10F0">
        <w:rPr>
          <w:rFonts w:asciiTheme="majorHAnsi" w:hAnsiTheme="majorHAnsi"/>
          <w:sz w:val="22"/>
          <w:szCs w:val="22"/>
        </w:rPr>
        <w:t>amely</w:t>
      </w:r>
    </w:p>
    <w:p w14:paraId="3E786630" w14:textId="77777777" w:rsidR="00F476E6" w:rsidRPr="002B10F0" w:rsidRDefault="00F476E6" w:rsidP="00CC6DC2">
      <w:pPr>
        <w:pStyle w:val="NoSpacing"/>
        <w:jc w:val="both"/>
        <w:rPr>
          <w:rFonts w:asciiTheme="majorHAnsi" w:hAnsiTheme="majorHAnsi"/>
          <w:sz w:val="22"/>
          <w:szCs w:val="22"/>
        </w:rPr>
      </w:pPr>
    </w:p>
    <w:p w14:paraId="2BF5117C" w14:textId="77777777" w:rsidR="00AE4C5E" w:rsidRPr="002B10F0" w:rsidRDefault="00AE4C5E">
      <w:pPr>
        <w:pStyle w:val="NoSpacing"/>
        <w:numPr>
          <w:ilvl w:val="0"/>
          <w:numId w:val="52"/>
        </w:numPr>
        <w:jc w:val="both"/>
        <w:rPr>
          <w:rFonts w:asciiTheme="majorHAnsi" w:hAnsiTheme="majorHAnsi"/>
          <w:sz w:val="22"/>
          <w:szCs w:val="22"/>
        </w:rPr>
        <w:pPrChange w:id="478" w:author="Patience Duri" w:date="2019-09-12T19:19:00Z">
          <w:pPr>
            <w:pStyle w:val="NoSpacing"/>
            <w:ind w:left="720"/>
            <w:jc w:val="both"/>
          </w:pPr>
        </w:pPrChange>
      </w:pPr>
      <w:r w:rsidRPr="002B10F0">
        <w:rPr>
          <w:rFonts w:asciiTheme="majorHAnsi" w:hAnsiTheme="majorHAnsi"/>
          <w:sz w:val="22"/>
          <w:szCs w:val="22"/>
        </w:rPr>
        <w:t>Case ID</w:t>
      </w:r>
    </w:p>
    <w:p w14:paraId="73AC97E9" w14:textId="77777777" w:rsidR="00AE4C5E" w:rsidRPr="002B10F0" w:rsidRDefault="00AE4C5E">
      <w:pPr>
        <w:pStyle w:val="NoSpacing"/>
        <w:numPr>
          <w:ilvl w:val="0"/>
          <w:numId w:val="52"/>
        </w:numPr>
        <w:jc w:val="both"/>
        <w:rPr>
          <w:rFonts w:asciiTheme="majorHAnsi" w:hAnsiTheme="majorHAnsi"/>
          <w:sz w:val="22"/>
          <w:szCs w:val="22"/>
        </w:rPr>
        <w:pPrChange w:id="479" w:author="Patience Duri" w:date="2019-09-12T19:19:00Z">
          <w:pPr>
            <w:pStyle w:val="NoSpacing"/>
            <w:ind w:left="720"/>
            <w:jc w:val="both"/>
          </w:pPr>
        </w:pPrChange>
      </w:pPr>
      <w:r w:rsidRPr="002B10F0">
        <w:rPr>
          <w:rFonts w:asciiTheme="majorHAnsi" w:hAnsiTheme="majorHAnsi"/>
          <w:sz w:val="22"/>
          <w:szCs w:val="22"/>
        </w:rPr>
        <w:t xml:space="preserve">Accused </w:t>
      </w:r>
    </w:p>
    <w:p w14:paraId="3F4CCBFE" w14:textId="77777777" w:rsidR="00AE4C5E" w:rsidRPr="002B10F0" w:rsidRDefault="00AE4C5E">
      <w:pPr>
        <w:pStyle w:val="NoSpacing"/>
        <w:numPr>
          <w:ilvl w:val="0"/>
          <w:numId w:val="52"/>
        </w:numPr>
        <w:jc w:val="both"/>
        <w:rPr>
          <w:rFonts w:asciiTheme="majorHAnsi" w:hAnsiTheme="majorHAnsi"/>
          <w:sz w:val="22"/>
          <w:szCs w:val="22"/>
        </w:rPr>
        <w:pPrChange w:id="480" w:author="Patience Duri" w:date="2019-09-12T19:19:00Z">
          <w:pPr>
            <w:pStyle w:val="NoSpacing"/>
            <w:ind w:left="720"/>
            <w:jc w:val="both"/>
          </w:pPr>
        </w:pPrChange>
      </w:pPr>
      <w:r w:rsidRPr="002B10F0">
        <w:rPr>
          <w:rFonts w:asciiTheme="majorHAnsi" w:hAnsiTheme="majorHAnsi"/>
          <w:sz w:val="22"/>
          <w:szCs w:val="22"/>
        </w:rPr>
        <w:t xml:space="preserve">Case Description </w:t>
      </w:r>
    </w:p>
    <w:p w14:paraId="003A9CFA" w14:textId="77777777" w:rsidR="00AE4C5E" w:rsidRPr="002B10F0" w:rsidRDefault="00AE4C5E">
      <w:pPr>
        <w:pStyle w:val="NoSpacing"/>
        <w:numPr>
          <w:ilvl w:val="0"/>
          <w:numId w:val="52"/>
        </w:numPr>
        <w:jc w:val="both"/>
        <w:rPr>
          <w:rFonts w:asciiTheme="majorHAnsi" w:hAnsiTheme="majorHAnsi"/>
          <w:sz w:val="22"/>
          <w:szCs w:val="22"/>
        </w:rPr>
        <w:pPrChange w:id="481" w:author="Patience Duri" w:date="2019-09-12T19:19:00Z">
          <w:pPr>
            <w:pStyle w:val="NoSpacing"/>
            <w:ind w:left="720"/>
            <w:jc w:val="both"/>
          </w:pPr>
        </w:pPrChange>
      </w:pPr>
      <w:r w:rsidRPr="002B10F0">
        <w:rPr>
          <w:rFonts w:asciiTheme="majorHAnsi" w:hAnsiTheme="majorHAnsi"/>
          <w:sz w:val="22"/>
          <w:szCs w:val="22"/>
        </w:rPr>
        <w:t xml:space="preserve">Case Status </w:t>
      </w:r>
    </w:p>
    <w:p w14:paraId="63A4E428" w14:textId="77777777" w:rsidR="00AE4C5E" w:rsidRPr="002B10F0" w:rsidRDefault="00AE4C5E">
      <w:pPr>
        <w:pStyle w:val="NoSpacing"/>
        <w:numPr>
          <w:ilvl w:val="0"/>
          <w:numId w:val="52"/>
        </w:numPr>
        <w:jc w:val="both"/>
        <w:rPr>
          <w:rFonts w:asciiTheme="majorHAnsi" w:hAnsiTheme="majorHAnsi"/>
          <w:sz w:val="22"/>
          <w:szCs w:val="22"/>
        </w:rPr>
        <w:pPrChange w:id="482" w:author="Patience Duri" w:date="2019-09-12T19:19:00Z">
          <w:pPr>
            <w:pStyle w:val="NoSpacing"/>
            <w:ind w:left="720"/>
            <w:jc w:val="both"/>
          </w:pPr>
        </w:pPrChange>
      </w:pPr>
      <w:r w:rsidRPr="002B10F0">
        <w:rPr>
          <w:rFonts w:asciiTheme="majorHAnsi" w:hAnsiTheme="majorHAnsi"/>
          <w:sz w:val="22"/>
          <w:szCs w:val="22"/>
        </w:rPr>
        <w:t xml:space="preserve">Complainant </w:t>
      </w:r>
    </w:p>
    <w:p w14:paraId="47D1BB5B" w14:textId="77777777" w:rsidR="00AE4C5E" w:rsidRPr="002B10F0" w:rsidRDefault="00AE4C5E">
      <w:pPr>
        <w:pStyle w:val="NoSpacing"/>
        <w:numPr>
          <w:ilvl w:val="0"/>
          <w:numId w:val="52"/>
        </w:numPr>
        <w:jc w:val="both"/>
        <w:rPr>
          <w:rFonts w:asciiTheme="majorHAnsi" w:hAnsiTheme="majorHAnsi"/>
          <w:sz w:val="22"/>
          <w:szCs w:val="22"/>
        </w:rPr>
        <w:pPrChange w:id="483" w:author="Patience Duri" w:date="2019-09-12T19:19:00Z">
          <w:pPr>
            <w:pStyle w:val="NoSpacing"/>
            <w:ind w:left="720"/>
            <w:jc w:val="both"/>
          </w:pPr>
        </w:pPrChange>
      </w:pPr>
      <w:r w:rsidRPr="002B10F0">
        <w:rPr>
          <w:rFonts w:asciiTheme="majorHAnsi" w:hAnsiTheme="majorHAnsi"/>
          <w:sz w:val="22"/>
          <w:szCs w:val="22"/>
        </w:rPr>
        <w:t xml:space="preserve">Status </w:t>
      </w:r>
    </w:p>
    <w:p w14:paraId="540D7EB4" w14:textId="77777777" w:rsidR="002C5460" w:rsidRDefault="00961941">
      <w:pPr>
        <w:pStyle w:val="NoSpacing"/>
        <w:numPr>
          <w:ilvl w:val="0"/>
          <w:numId w:val="52"/>
        </w:numPr>
        <w:jc w:val="both"/>
        <w:rPr>
          <w:ins w:id="484" w:author="Patience Duri" w:date="2019-09-12T19:19:00Z"/>
          <w:rFonts w:asciiTheme="majorHAnsi" w:hAnsiTheme="majorHAnsi"/>
          <w:sz w:val="22"/>
          <w:szCs w:val="22"/>
        </w:rPr>
        <w:pPrChange w:id="485" w:author="Patience Duri" w:date="2019-09-12T19:19:00Z">
          <w:pPr>
            <w:pStyle w:val="NoSpacing"/>
            <w:ind w:left="720"/>
            <w:jc w:val="both"/>
          </w:pPr>
        </w:pPrChange>
      </w:pPr>
      <w:r w:rsidRPr="002B10F0">
        <w:rPr>
          <w:rFonts w:asciiTheme="majorHAnsi" w:hAnsiTheme="majorHAnsi"/>
          <w:sz w:val="22"/>
          <w:szCs w:val="22"/>
        </w:rPr>
        <w:t>Hearing Official</w:t>
      </w:r>
    </w:p>
    <w:p w14:paraId="24C2A7C5" w14:textId="77777777" w:rsidR="00961941" w:rsidRPr="002B10F0" w:rsidRDefault="002C5460">
      <w:pPr>
        <w:pStyle w:val="NoSpacing"/>
        <w:numPr>
          <w:ilvl w:val="0"/>
          <w:numId w:val="52"/>
        </w:numPr>
        <w:jc w:val="both"/>
        <w:rPr>
          <w:rFonts w:asciiTheme="majorHAnsi" w:hAnsiTheme="majorHAnsi"/>
          <w:sz w:val="22"/>
          <w:szCs w:val="22"/>
        </w:rPr>
        <w:pPrChange w:id="486" w:author="Patience Duri" w:date="2019-09-12T19:19:00Z">
          <w:pPr>
            <w:pStyle w:val="NoSpacing"/>
            <w:ind w:left="720"/>
            <w:jc w:val="both"/>
          </w:pPr>
        </w:pPrChange>
      </w:pPr>
      <w:ins w:id="487" w:author="Patience Duri" w:date="2019-09-12T19:19:00Z">
        <w:r>
          <w:rPr>
            <w:rFonts w:asciiTheme="majorHAnsi" w:hAnsiTheme="majorHAnsi"/>
            <w:sz w:val="22"/>
            <w:szCs w:val="22"/>
          </w:rPr>
          <w:t>Nature of Offense</w:t>
        </w:r>
      </w:ins>
      <w:r w:rsidR="00961941" w:rsidRPr="002B10F0">
        <w:rPr>
          <w:rFonts w:asciiTheme="majorHAnsi" w:hAnsiTheme="majorHAnsi"/>
          <w:sz w:val="22"/>
          <w:szCs w:val="22"/>
        </w:rPr>
        <w:t xml:space="preserve"> </w:t>
      </w:r>
    </w:p>
    <w:p w14:paraId="5AAAE504" w14:textId="77777777" w:rsidR="00965705" w:rsidRPr="002B10F0" w:rsidRDefault="00965705" w:rsidP="00CC6DC2">
      <w:pPr>
        <w:pStyle w:val="NoSpacing"/>
        <w:jc w:val="both"/>
        <w:rPr>
          <w:rFonts w:asciiTheme="majorHAnsi" w:hAnsiTheme="majorHAnsi"/>
          <w:sz w:val="22"/>
          <w:szCs w:val="22"/>
        </w:rPr>
      </w:pPr>
    </w:p>
    <w:p w14:paraId="6920A9FC" w14:textId="77777777" w:rsidR="00AE4C5E" w:rsidRPr="002B10F0" w:rsidRDefault="00AE4C5E" w:rsidP="00CC6DC2">
      <w:pPr>
        <w:pStyle w:val="NoSpacing"/>
        <w:jc w:val="both"/>
        <w:rPr>
          <w:rFonts w:asciiTheme="majorHAnsi" w:hAnsiTheme="majorHAnsi"/>
          <w:sz w:val="22"/>
          <w:szCs w:val="22"/>
        </w:rPr>
      </w:pPr>
      <w:r w:rsidRPr="002B10F0">
        <w:rPr>
          <w:rFonts w:asciiTheme="majorHAnsi" w:hAnsiTheme="majorHAnsi"/>
          <w:sz w:val="22"/>
          <w:szCs w:val="22"/>
        </w:rPr>
        <w:t xml:space="preserve">Cases are grouped </w:t>
      </w:r>
      <w:del w:id="488" w:author="Patience Duri" w:date="2019-09-12T19:20:00Z">
        <w:r w:rsidRPr="002B10F0" w:rsidDel="002C5460">
          <w:rPr>
            <w:rFonts w:asciiTheme="majorHAnsi" w:hAnsiTheme="majorHAnsi"/>
            <w:sz w:val="22"/>
            <w:szCs w:val="22"/>
          </w:rPr>
          <w:delText xml:space="preserve">in the following case </w:delText>
        </w:r>
      </w:del>
      <w:r w:rsidRPr="002B10F0">
        <w:rPr>
          <w:rFonts w:asciiTheme="majorHAnsi" w:hAnsiTheme="majorHAnsi"/>
          <w:sz w:val="22"/>
          <w:szCs w:val="22"/>
        </w:rPr>
        <w:t>categories</w:t>
      </w:r>
      <w:ins w:id="489" w:author="Patience Duri" w:date="2019-09-12T19:20:00Z">
        <w:r w:rsidR="002C5460">
          <w:rPr>
            <w:rFonts w:asciiTheme="majorHAnsi" w:hAnsiTheme="majorHAnsi"/>
            <w:sz w:val="22"/>
            <w:szCs w:val="22"/>
          </w:rPr>
          <w:t xml:space="preserve"> as depicted and defined by FCP Code of Conduct.</w:t>
        </w:r>
      </w:ins>
      <w:r w:rsidRPr="002B10F0">
        <w:rPr>
          <w:rFonts w:asciiTheme="majorHAnsi" w:hAnsiTheme="majorHAnsi"/>
          <w:sz w:val="22"/>
          <w:szCs w:val="22"/>
        </w:rPr>
        <w:t>.</w:t>
      </w:r>
    </w:p>
    <w:p w14:paraId="25261917" w14:textId="77777777" w:rsidR="00961941" w:rsidRPr="002B10F0" w:rsidRDefault="00961941" w:rsidP="00CC6DC2">
      <w:pPr>
        <w:pStyle w:val="NoSpacing"/>
        <w:jc w:val="both"/>
        <w:rPr>
          <w:rFonts w:asciiTheme="majorHAnsi" w:hAnsiTheme="majorHAnsi"/>
          <w:sz w:val="22"/>
          <w:szCs w:val="22"/>
        </w:rPr>
      </w:pPr>
    </w:p>
    <w:p w14:paraId="419D5A74" w14:textId="77777777" w:rsidR="00AE4C5E" w:rsidRPr="002B10F0" w:rsidDel="002C5460" w:rsidRDefault="00961941" w:rsidP="00CC6DC2">
      <w:pPr>
        <w:pStyle w:val="NoSpacing"/>
        <w:jc w:val="both"/>
        <w:rPr>
          <w:del w:id="490" w:author="Patience Duri" w:date="2019-09-12T19:20:00Z"/>
          <w:rFonts w:asciiTheme="majorHAnsi" w:hAnsiTheme="majorHAnsi"/>
          <w:sz w:val="22"/>
          <w:szCs w:val="22"/>
        </w:rPr>
      </w:pPr>
      <w:del w:id="491" w:author="Patience Duri" w:date="2019-09-12T19:20:00Z">
        <w:r w:rsidRPr="002B10F0" w:rsidDel="002C5460">
          <w:rPr>
            <w:rFonts w:asciiTheme="majorHAnsi" w:hAnsiTheme="majorHAnsi"/>
            <w:sz w:val="22"/>
            <w:szCs w:val="22"/>
          </w:rPr>
          <w:delText>Absenteeism</w:delText>
        </w:r>
      </w:del>
    </w:p>
    <w:p w14:paraId="4CA3D87A" w14:textId="77777777" w:rsidR="00AE4C5E" w:rsidRPr="002B10F0" w:rsidDel="002C5460" w:rsidRDefault="00AE4C5E" w:rsidP="00CC6DC2">
      <w:pPr>
        <w:pStyle w:val="NoSpacing"/>
        <w:numPr>
          <w:ilvl w:val="0"/>
          <w:numId w:val="37"/>
        </w:numPr>
        <w:jc w:val="both"/>
        <w:rPr>
          <w:del w:id="492" w:author="Patience Duri" w:date="2019-09-12T19:20:00Z"/>
          <w:rFonts w:asciiTheme="majorHAnsi" w:hAnsiTheme="majorHAnsi"/>
          <w:sz w:val="22"/>
          <w:szCs w:val="22"/>
        </w:rPr>
      </w:pPr>
      <w:del w:id="493" w:author="Patience Duri" w:date="2019-09-12T19:20:00Z">
        <w:r w:rsidRPr="002B10F0" w:rsidDel="002C5460">
          <w:rPr>
            <w:rFonts w:asciiTheme="majorHAnsi" w:hAnsiTheme="majorHAnsi"/>
            <w:sz w:val="22"/>
            <w:szCs w:val="22"/>
          </w:rPr>
          <w:delText>AWOL</w:delText>
        </w:r>
      </w:del>
    </w:p>
    <w:p w14:paraId="44B48CF9" w14:textId="77777777" w:rsidR="00AE4C5E" w:rsidRPr="002B10F0" w:rsidDel="002C5460" w:rsidRDefault="00AE4C5E" w:rsidP="00CC6DC2">
      <w:pPr>
        <w:pStyle w:val="NoSpacing"/>
        <w:jc w:val="both"/>
        <w:rPr>
          <w:del w:id="494" w:author="Patience Duri" w:date="2019-09-12T19:20:00Z"/>
          <w:rFonts w:asciiTheme="majorHAnsi" w:hAnsiTheme="majorHAnsi"/>
          <w:sz w:val="22"/>
          <w:szCs w:val="22"/>
        </w:rPr>
      </w:pPr>
      <w:del w:id="495" w:author="Patience Duri" w:date="2019-09-12T19:20:00Z">
        <w:r w:rsidRPr="002B10F0" w:rsidDel="002C5460">
          <w:rPr>
            <w:rFonts w:asciiTheme="majorHAnsi" w:hAnsiTheme="majorHAnsi"/>
            <w:sz w:val="22"/>
            <w:szCs w:val="22"/>
          </w:rPr>
          <w:delText>S</w:delText>
        </w:r>
        <w:r w:rsidR="00961941" w:rsidRPr="002B10F0" w:rsidDel="002C5460">
          <w:rPr>
            <w:rFonts w:asciiTheme="majorHAnsi" w:hAnsiTheme="majorHAnsi"/>
            <w:sz w:val="22"/>
            <w:szCs w:val="22"/>
          </w:rPr>
          <w:delText>ub Standard Performance</w:delText>
        </w:r>
      </w:del>
    </w:p>
    <w:p w14:paraId="5D90FF54" w14:textId="77777777" w:rsidR="00AE4C5E" w:rsidRPr="002B10F0" w:rsidDel="002C5460" w:rsidRDefault="00AE4C5E" w:rsidP="00CC6DC2">
      <w:pPr>
        <w:pStyle w:val="NoSpacing"/>
        <w:numPr>
          <w:ilvl w:val="0"/>
          <w:numId w:val="37"/>
        </w:numPr>
        <w:jc w:val="both"/>
        <w:rPr>
          <w:del w:id="496" w:author="Patience Duri" w:date="2019-09-12T19:20:00Z"/>
          <w:rFonts w:asciiTheme="majorHAnsi" w:hAnsiTheme="majorHAnsi"/>
          <w:sz w:val="22"/>
          <w:szCs w:val="22"/>
        </w:rPr>
      </w:pPr>
      <w:del w:id="497" w:author="Patience Duri" w:date="2019-09-12T19:20:00Z">
        <w:r w:rsidRPr="002B10F0" w:rsidDel="002C5460">
          <w:rPr>
            <w:rFonts w:asciiTheme="majorHAnsi" w:hAnsiTheme="majorHAnsi"/>
            <w:sz w:val="22"/>
            <w:szCs w:val="22"/>
          </w:rPr>
          <w:delText>I</w:delText>
        </w:r>
        <w:r w:rsidR="00961941" w:rsidRPr="002B10F0" w:rsidDel="002C5460">
          <w:rPr>
            <w:rFonts w:asciiTheme="majorHAnsi" w:hAnsiTheme="majorHAnsi"/>
            <w:sz w:val="22"/>
            <w:szCs w:val="22"/>
          </w:rPr>
          <w:delText>ncompetency/inefficiency</w:delText>
        </w:r>
      </w:del>
    </w:p>
    <w:p w14:paraId="1EA00F50" w14:textId="77777777" w:rsidR="00AE4C5E" w:rsidRPr="002B10F0" w:rsidDel="002C5460" w:rsidRDefault="00961941" w:rsidP="00CC6DC2">
      <w:pPr>
        <w:pStyle w:val="NoSpacing"/>
        <w:jc w:val="both"/>
        <w:rPr>
          <w:del w:id="498" w:author="Patience Duri" w:date="2019-09-12T19:20:00Z"/>
          <w:rFonts w:asciiTheme="majorHAnsi" w:hAnsiTheme="majorHAnsi"/>
          <w:sz w:val="22"/>
          <w:szCs w:val="22"/>
        </w:rPr>
      </w:pPr>
      <w:del w:id="499" w:author="Patience Duri" w:date="2019-09-12T19:20:00Z">
        <w:r w:rsidRPr="002B10F0" w:rsidDel="002C5460">
          <w:rPr>
            <w:rFonts w:asciiTheme="majorHAnsi" w:hAnsiTheme="majorHAnsi"/>
            <w:sz w:val="22"/>
            <w:szCs w:val="22"/>
          </w:rPr>
          <w:delText>Indiscipline /Disorderly Conduct</w:delText>
        </w:r>
      </w:del>
    </w:p>
    <w:p w14:paraId="7D7822B6" w14:textId="77777777" w:rsidR="00AE4C5E" w:rsidRPr="002B10F0" w:rsidDel="002C5460" w:rsidRDefault="00961941" w:rsidP="00CC6DC2">
      <w:pPr>
        <w:pStyle w:val="NoSpacing"/>
        <w:numPr>
          <w:ilvl w:val="0"/>
          <w:numId w:val="37"/>
        </w:numPr>
        <w:jc w:val="both"/>
        <w:rPr>
          <w:del w:id="500" w:author="Patience Duri" w:date="2019-09-12T19:20:00Z"/>
          <w:rFonts w:asciiTheme="majorHAnsi" w:hAnsiTheme="majorHAnsi"/>
          <w:sz w:val="22"/>
          <w:szCs w:val="22"/>
        </w:rPr>
      </w:pPr>
      <w:del w:id="501" w:author="Patience Duri" w:date="2019-09-12T19:20:00Z">
        <w:r w:rsidRPr="002B10F0" w:rsidDel="002C5460">
          <w:rPr>
            <w:rFonts w:asciiTheme="majorHAnsi" w:hAnsiTheme="majorHAnsi"/>
            <w:sz w:val="22"/>
            <w:szCs w:val="22"/>
          </w:rPr>
          <w:delText xml:space="preserve">Alcohol Abuse </w:delText>
        </w:r>
      </w:del>
    </w:p>
    <w:p w14:paraId="04D8983B" w14:textId="77777777" w:rsidR="00961941" w:rsidRPr="002B10F0" w:rsidDel="002C5460" w:rsidRDefault="00961941" w:rsidP="00CC6DC2">
      <w:pPr>
        <w:pStyle w:val="NoSpacing"/>
        <w:numPr>
          <w:ilvl w:val="0"/>
          <w:numId w:val="37"/>
        </w:numPr>
        <w:jc w:val="both"/>
        <w:rPr>
          <w:del w:id="502" w:author="Patience Duri" w:date="2019-09-12T19:20:00Z"/>
          <w:rFonts w:asciiTheme="majorHAnsi" w:hAnsiTheme="majorHAnsi"/>
          <w:sz w:val="22"/>
          <w:szCs w:val="22"/>
        </w:rPr>
      </w:pPr>
      <w:del w:id="503" w:author="Patience Duri" w:date="2019-09-12T19:20:00Z">
        <w:r w:rsidRPr="002B10F0" w:rsidDel="002C5460">
          <w:rPr>
            <w:rFonts w:asciiTheme="majorHAnsi" w:hAnsiTheme="majorHAnsi"/>
            <w:sz w:val="22"/>
            <w:szCs w:val="22"/>
          </w:rPr>
          <w:delText>Theft</w:delText>
        </w:r>
      </w:del>
    </w:p>
    <w:p w14:paraId="0454C982" w14:textId="77777777" w:rsidR="00961941" w:rsidRPr="002B10F0" w:rsidDel="002C5460" w:rsidRDefault="00961941" w:rsidP="00CC6DC2">
      <w:pPr>
        <w:pStyle w:val="NoSpacing"/>
        <w:numPr>
          <w:ilvl w:val="0"/>
          <w:numId w:val="37"/>
        </w:numPr>
        <w:jc w:val="both"/>
        <w:rPr>
          <w:del w:id="504" w:author="Patience Duri" w:date="2019-09-12T19:20:00Z"/>
          <w:rFonts w:asciiTheme="majorHAnsi" w:hAnsiTheme="majorHAnsi"/>
          <w:sz w:val="22"/>
          <w:szCs w:val="22"/>
        </w:rPr>
      </w:pPr>
      <w:del w:id="505" w:author="Patience Duri" w:date="2019-09-12T19:20:00Z">
        <w:r w:rsidRPr="002B10F0" w:rsidDel="002C5460">
          <w:rPr>
            <w:rFonts w:asciiTheme="majorHAnsi" w:hAnsiTheme="majorHAnsi"/>
            <w:sz w:val="22"/>
            <w:szCs w:val="22"/>
          </w:rPr>
          <w:delText>Gross negligence</w:delText>
        </w:r>
      </w:del>
    </w:p>
    <w:p w14:paraId="43C32AF0" w14:textId="77777777" w:rsidR="00961941" w:rsidRPr="002B10F0" w:rsidRDefault="00961941" w:rsidP="00CC6DC2">
      <w:pPr>
        <w:pStyle w:val="NoSpacing"/>
        <w:jc w:val="both"/>
        <w:rPr>
          <w:rFonts w:asciiTheme="majorHAnsi" w:hAnsiTheme="majorHAnsi"/>
          <w:sz w:val="22"/>
          <w:szCs w:val="22"/>
        </w:rPr>
      </w:pPr>
    </w:p>
    <w:p w14:paraId="31530132" w14:textId="77777777" w:rsidR="0025715B" w:rsidRPr="002B10F0" w:rsidRDefault="0025715B" w:rsidP="00CC6DC2">
      <w:pPr>
        <w:pStyle w:val="NoSpacing"/>
        <w:jc w:val="both"/>
        <w:rPr>
          <w:rFonts w:asciiTheme="majorHAnsi" w:hAnsiTheme="majorHAnsi"/>
          <w:sz w:val="22"/>
          <w:szCs w:val="22"/>
        </w:rPr>
      </w:pPr>
      <w:r w:rsidRPr="002B10F0">
        <w:rPr>
          <w:rFonts w:asciiTheme="majorHAnsi" w:hAnsiTheme="majorHAnsi"/>
          <w:sz w:val="22"/>
          <w:szCs w:val="22"/>
        </w:rPr>
        <w:t>The HR officer then arranges for a properly constituted hearing</w:t>
      </w:r>
      <w:r w:rsidR="008D6A11" w:rsidRPr="002B10F0">
        <w:rPr>
          <w:rFonts w:asciiTheme="majorHAnsi" w:hAnsiTheme="majorHAnsi"/>
          <w:sz w:val="22"/>
          <w:szCs w:val="22"/>
        </w:rPr>
        <w:t xml:space="preserve"> team to</w:t>
      </w:r>
      <w:r w:rsidRPr="002B10F0">
        <w:rPr>
          <w:rFonts w:asciiTheme="majorHAnsi" w:hAnsiTheme="majorHAnsi"/>
          <w:sz w:val="22"/>
          <w:szCs w:val="22"/>
        </w:rPr>
        <w:t xml:space="preserve"> hear the case.</w:t>
      </w:r>
    </w:p>
    <w:p w14:paraId="5861A3FE" w14:textId="77777777" w:rsidR="00F476E6" w:rsidRPr="002B10F0" w:rsidRDefault="00F476E6" w:rsidP="00CC6DC2">
      <w:pPr>
        <w:pStyle w:val="NoSpacing"/>
        <w:jc w:val="both"/>
        <w:rPr>
          <w:rFonts w:asciiTheme="majorHAnsi" w:hAnsiTheme="majorHAnsi"/>
          <w:sz w:val="22"/>
          <w:szCs w:val="22"/>
        </w:rPr>
      </w:pPr>
    </w:p>
    <w:p w14:paraId="34DD3665" w14:textId="77777777" w:rsidR="0025715B" w:rsidRPr="002B10F0" w:rsidRDefault="0025715B" w:rsidP="00CC6DC2">
      <w:pPr>
        <w:pStyle w:val="NoSpacing"/>
        <w:jc w:val="both"/>
        <w:rPr>
          <w:rFonts w:asciiTheme="majorHAnsi" w:hAnsiTheme="majorHAnsi"/>
          <w:sz w:val="22"/>
          <w:szCs w:val="22"/>
        </w:rPr>
      </w:pPr>
      <w:r w:rsidRPr="002B10F0">
        <w:rPr>
          <w:rFonts w:asciiTheme="majorHAnsi" w:hAnsiTheme="majorHAnsi"/>
          <w:sz w:val="22"/>
          <w:szCs w:val="22"/>
        </w:rPr>
        <w:t>The following verdicts can be reached</w:t>
      </w:r>
    </w:p>
    <w:p w14:paraId="257C827B" w14:textId="77777777" w:rsidR="00F476E6" w:rsidRPr="002B10F0" w:rsidRDefault="00F476E6" w:rsidP="00CC6DC2">
      <w:pPr>
        <w:pStyle w:val="NoSpacing"/>
        <w:jc w:val="both"/>
        <w:rPr>
          <w:rFonts w:asciiTheme="majorHAnsi" w:hAnsiTheme="majorHAnsi"/>
          <w:sz w:val="22"/>
          <w:szCs w:val="22"/>
        </w:rPr>
      </w:pPr>
    </w:p>
    <w:p w14:paraId="34A66E98" w14:textId="77777777" w:rsidR="00961941" w:rsidRPr="002B10F0" w:rsidRDefault="00961941">
      <w:pPr>
        <w:pStyle w:val="NoSpacing"/>
        <w:numPr>
          <w:ilvl w:val="0"/>
          <w:numId w:val="53"/>
        </w:numPr>
        <w:jc w:val="both"/>
        <w:rPr>
          <w:rFonts w:asciiTheme="majorHAnsi" w:hAnsiTheme="majorHAnsi"/>
          <w:sz w:val="22"/>
          <w:szCs w:val="22"/>
        </w:rPr>
        <w:pPrChange w:id="506" w:author="Patience Duri" w:date="2019-09-12T19:21:00Z">
          <w:pPr>
            <w:pStyle w:val="NoSpacing"/>
            <w:ind w:left="720"/>
            <w:jc w:val="both"/>
          </w:pPr>
        </w:pPrChange>
      </w:pPr>
      <w:r w:rsidRPr="002B10F0">
        <w:rPr>
          <w:rFonts w:asciiTheme="majorHAnsi" w:hAnsiTheme="majorHAnsi"/>
          <w:sz w:val="22"/>
          <w:szCs w:val="22"/>
        </w:rPr>
        <w:t xml:space="preserve">Counselling </w:t>
      </w:r>
      <w:r w:rsidRPr="002B10F0">
        <w:rPr>
          <w:rFonts w:asciiTheme="majorHAnsi" w:hAnsiTheme="majorHAnsi"/>
          <w:b/>
          <w:bCs/>
          <w:sz w:val="22"/>
          <w:szCs w:val="22"/>
        </w:rPr>
        <w:t>(Verdict validity)</w:t>
      </w:r>
    </w:p>
    <w:p w14:paraId="6FED82C0" w14:textId="77777777" w:rsidR="00961941" w:rsidRPr="002B10F0" w:rsidRDefault="00961941">
      <w:pPr>
        <w:pStyle w:val="NoSpacing"/>
        <w:numPr>
          <w:ilvl w:val="0"/>
          <w:numId w:val="53"/>
        </w:numPr>
        <w:jc w:val="both"/>
        <w:rPr>
          <w:rFonts w:asciiTheme="majorHAnsi" w:hAnsiTheme="majorHAnsi"/>
          <w:sz w:val="22"/>
          <w:szCs w:val="22"/>
        </w:rPr>
        <w:pPrChange w:id="507" w:author="Patience Duri" w:date="2019-09-12T19:21:00Z">
          <w:pPr>
            <w:pStyle w:val="NoSpacing"/>
            <w:ind w:left="720"/>
            <w:jc w:val="both"/>
          </w:pPr>
        </w:pPrChange>
      </w:pPr>
      <w:r w:rsidRPr="002B10F0">
        <w:rPr>
          <w:rFonts w:asciiTheme="majorHAnsi" w:hAnsiTheme="majorHAnsi"/>
          <w:sz w:val="22"/>
          <w:szCs w:val="22"/>
        </w:rPr>
        <w:t xml:space="preserve">First Written Warning </w:t>
      </w:r>
      <w:r w:rsidRPr="002B10F0">
        <w:rPr>
          <w:rFonts w:asciiTheme="majorHAnsi" w:hAnsiTheme="majorHAnsi"/>
          <w:b/>
          <w:bCs/>
          <w:sz w:val="22"/>
          <w:szCs w:val="22"/>
        </w:rPr>
        <w:t>(Verdict validity)</w:t>
      </w:r>
    </w:p>
    <w:p w14:paraId="05BDEF2C" w14:textId="77777777" w:rsidR="00961941" w:rsidRPr="002B10F0" w:rsidRDefault="00961941">
      <w:pPr>
        <w:pStyle w:val="NoSpacing"/>
        <w:numPr>
          <w:ilvl w:val="0"/>
          <w:numId w:val="53"/>
        </w:numPr>
        <w:jc w:val="both"/>
        <w:rPr>
          <w:rFonts w:asciiTheme="majorHAnsi" w:hAnsiTheme="majorHAnsi"/>
          <w:sz w:val="22"/>
          <w:szCs w:val="22"/>
        </w:rPr>
        <w:pPrChange w:id="508" w:author="Patience Duri" w:date="2019-09-12T19:21:00Z">
          <w:pPr>
            <w:pStyle w:val="NoSpacing"/>
            <w:ind w:left="720"/>
            <w:jc w:val="both"/>
          </w:pPr>
        </w:pPrChange>
      </w:pPr>
      <w:r w:rsidRPr="002B10F0">
        <w:rPr>
          <w:rFonts w:asciiTheme="majorHAnsi" w:hAnsiTheme="majorHAnsi"/>
          <w:sz w:val="22"/>
          <w:szCs w:val="22"/>
        </w:rPr>
        <w:t xml:space="preserve">Second Return Warning </w:t>
      </w:r>
      <w:r w:rsidRPr="002B10F0">
        <w:rPr>
          <w:rFonts w:asciiTheme="majorHAnsi" w:hAnsiTheme="majorHAnsi"/>
          <w:b/>
          <w:bCs/>
          <w:sz w:val="22"/>
          <w:szCs w:val="22"/>
        </w:rPr>
        <w:t>(Verdict validity)</w:t>
      </w:r>
    </w:p>
    <w:p w14:paraId="628D225B" w14:textId="77777777" w:rsidR="00961941" w:rsidRPr="002B10F0" w:rsidRDefault="00961941">
      <w:pPr>
        <w:pStyle w:val="NoSpacing"/>
        <w:numPr>
          <w:ilvl w:val="0"/>
          <w:numId w:val="53"/>
        </w:numPr>
        <w:jc w:val="both"/>
        <w:rPr>
          <w:rFonts w:asciiTheme="majorHAnsi" w:hAnsiTheme="majorHAnsi"/>
          <w:sz w:val="22"/>
          <w:szCs w:val="22"/>
        </w:rPr>
        <w:pPrChange w:id="509" w:author="Patience Duri" w:date="2019-09-12T19:21:00Z">
          <w:pPr>
            <w:pStyle w:val="NoSpacing"/>
            <w:ind w:left="720"/>
            <w:jc w:val="both"/>
          </w:pPr>
        </w:pPrChange>
      </w:pPr>
      <w:r w:rsidRPr="002B10F0">
        <w:rPr>
          <w:rFonts w:asciiTheme="majorHAnsi" w:hAnsiTheme="majorHAnsi"/>
          <w:sz w:val="22"/>
          <w:szCs w:val="22"/>
        </w:rPr>
        <w:t xml:space="preserve">Severe written Warning </w:t>
      </w:r>
      <w:r w:rsidRPr="002B10F0">
        <w:rPr>
          <w:rFonts w:asciiTheme="majorHAnsi" w:hAnsiTheme="majorHAnsi"/>
          <w:b/>
          <w:bCs/>
          <w:sz w:val="22"/>
          <w:szCs w:val="22"/>
        </w:rPr>
        <w:t>(Verdict validity)</w:t>
      </w:r>
    </w:p>
    <w:p w14:paraId="5B6BDFD0" w14:textId="77777777" w:rsidR="00961941" w:rsidRPr="002B10F0" w:rsidRDefault="00961941">
      <w:pPr>
        <w:pStyle w:val="NoSpacing"/>
        <w:numPr>
          <w:ilvl w:val="0"/>
          <w:numId w:val="53"/>
        </w:numPr>
        <w:jc w:val="both"/>
        <w:rPr>
          <w:rFonts w:asciiTheme="majorHAnsi" w:hAnsiTheme="majorHAnsi"/>
          <w:sz w:val="22"/>
          <w:szCs w:val="22"/>
        </w:rPr>
        <w:pPrChange w:id="510" w:author="Patience Duri" w:date="2019-09-12T19:21:00Z">
          <w:pPr>
            <w:pStyle w:val="NoSpacing"/>
            <w:ind w:left="720"/>
            <w:jc w:val="both"/>
          </w:pPr>
        </w:pPrChange>
      </w:pPr>
      <w:r w:rsidRPr="002B10F0">
        <w:rPr>
          <w:rFonts w:asciiTheme="majorHAnsi" w:hAnsiTheme="majorHAnsi"/>
          <w:sz w:val="22"/>
          <w:szCs w:val="22"/>
        </w:rPr>
        <w:t xml:space="preserve">Final Return Warning </w:t>
      </w:r>
      <w:r w:rsidRPr="002B10F0">
        <w:rPr>
          <w:rFonts w:asciiTheme="majorHAnsi" w:hAnsiTheme="majorHAnsi"/>
          <w:b/>
          <w:bCs/>
          <w:sz w:val="22"/>
          <w:szCs w:val="22"/>
        </w:rPr>
        <w:t>(Verdict validity)</w:t>
      </w:r>
    </w:p>
    <w:p w14:paraId="547617D6" w14:textId="77777777" w:rsidR="00961941" w:rsidRPr="002B10F0" w:rsidRDefault="00961941">
      <w:pPr>
        <w:pStyle w:val="NoSpacing"/>
        <w:numPr>
          <w:ilvl w:val="0"/>
          <w:numId w:val="53"/>
        </w:numPr>
        <w:jc w:val="both"/>
        <w:rPr>
          <w:rFonts w:asciiTheme="majorHAnsi" w:hAnsiTheme="majorHAnsi"/>
          <w:sz w:val="22"/>
          <w:szCs w:val="22"/>
        </w:rPr>
        <w:pPrChange w:id="511" w:author="Patience Duri" w:date="2019-09-12T19:21:00Z">
          <w:pPr>
            <w:pStyle w:val="NoSpacing"/>
            <w:ind w:left="720"/>
            <w:jc w:val="both"/>
          </w:pPr>
        </w:pPrChange>
      </w:pPr>
      <w:r w:rsidRPr="002B10F0">
        <w:rPr>
          <w:rFonts w:asciiTheme="majorHAnsi" w:hAnsiTheme="majorHAnsi"/>
          <w:sz w:val="22"/>
          <w:szCs w:val="22"/>
        </w:rPr>
        <w:t xml:space="preserve">Dismissal </w:t>
      </w:r>
      <w:r w:rsidRPr="002B10F0">
        <w:rPr>
          <w:rFonts w:asciiTheme="majorHAnsi" w:hAnsiTheme="majorHAnsi"/>
          <w:b/>
          <w:bCs/>
          <w:sz w:val="22"/>
          <w:szCs w:val="22"/>
        </w:rPr>
        <w:t>(Verdict validity)</w:t>
      </w:r>
    </w:p>
    <w:p w14:paraId="517D4E73" w14:textId="77777777" w:rsidR="00961941" w:rsidRPr="002B10F0" w:rsidRDefault="00961941">
      <w:pPr>
        <w:pStyle w:val="NoSpacing"/>
        <w:numPr>
          <w:ilvl w:val="0"/>
          <w:numId w:val="53"/>
        </w:numPr>
        <w:jc w:val="both"/>
        <w:rPr>
          <w:rFonts w:asciiTheme="majorHAnsi" w:hAnsiTheme="majorHAnsi"/>
          <w:sz w:val="22"/>
          <w:szCs w:val="22"/>
        </w:rPr>
        <w:pPrChange w:id="512" w:author="Patience Duri" w:date="2019-09-12T19:21:00Z">
          <w:pPr>
            <w:pStyle w:val="NoSpacing"/>
            <w:ind w:left="720"/>
            <w:jc w:val="both"/>
          </w:pPr>
        </w:pPrChange>
      </w:pPr>
      <w:r w:rsidRPr="002B10F0">
        <w:rPr>
          <w:rFonts w:asciiTheme="majorHAnsi" w:hAnsiTheme="majorHAnsi"/>
          <w:sz w:val="22"/>
          <w:szCs w:val="22"/>
        </w:rPr>
        <w:t xml:space="preserve">Re-Instated </w:t>
      </w:r>
      <w:r w:rsidRPr="002B10F0">
        <w:rPr>
          <w:rFonts w:asciiTheme="majorHAnsi" w:hAnsiTheme="majorHAnsi"/>
          <w:b/>
          <w:bCs/>
          <w:sz w:val="22"/>
          <w:szCs w:val="22"/>
        </w:rPr>
        <w:t>(Verdict validity)</w:t>
      </w:r>
    </w:p>
    <w:p w14:paraId="4F376639" w14:textId="77777777" w:rsidR="00961941" w:rsidRPr="002B10F0" w:rsidRDefault="00961941">
      <w:pPr>
        <w:pStyle w:val="NoSpacing"/>
        <w:numPr>
          <w:ilvl w:val="0"/>
          <w:numId w:val="53"/>
        </w:numPr>
        <w:jc w:val="both"/>
        <w:rPr>
          <w:rFonts w:asciiTheme="majorHAnsi" w:hAnsiTheme="majorHAnsi"/>
          <w:sz w:val="22"/>
          <w:szCs w:val="22"/>
        </w:rPr>
        <w:pPrChange w:id="513" w:author="Patience Duri" w:date="2019-09-12T19:21:00Z">
          <w:pPr>
            <w:pStyle w:val="NoSpacing"/>
            <w:ind w:left="720"/>
            <w:jc w:val="both"/>
          </w:pPr>
        </w:pPrChange>
      </w:pPr>
      <w:r w:rsidRPr="002B10F0">
        <w:rPr>
          <w:rFonts w:asciiTheme="majorHAnsi" w:hAnsiTheme="majorHAnsi"/>
          <w:sz w:val="22"/>
          <w:szCs w:val="22"/>
        </w:rPr>
        <w:t xml:space="preserve">Case Withdrawn </w:t>
      </w:r>
      <w:r w:rsidRPr="002B10F0">
        <w:rPr>
          <w:rFonts w:asciiTheme="majorHAnsi" w:hAnsiTheme="majorHAnsi"/>
          <w:b/>
          <w:bCs/>
          <w:sz w:val="22"/>
          <w:szCs w:val="22"/>
        </w:rPr>
        <w:t>(Verdict validity)</w:t>
      </w:r>
    </w:p>
    <w:p w14:paraId="1B596762" w14:textId="77777777" w:rsidR="00961941" w:rsidRPr="002B10F0" w:rsidRDefault="00961941">
      <w:pPr>
        <w:pStyle w:val="NoSpacing"/>
        <w:numPr>
          <w:ilvl w:val="0"/>
          <w:numId w:val="53"/>
        </w:numPr>
        <w:jc w:val="both"/>
        <w:rPr>
          <w:rFonts w:asciiTheme="majorHAnsi" w:hAnsiTheme="majorHAnsi"/>
          <w:b/>
          <w:bCs/>
          <w:sz w:val="22"/>
          <w:szCs w:val="22"/>
        </w:rPr>
        <w:pPrChange w:id="514" w:author="Patience Duri" w:date="2019-09-12T19:21:00Z">
          <w:pPr>
            <w:pStyle w:val="NoSpacing"/>
            <w:ind w:left="720"/>
            <w:jc w:val="both"/>
          </w:pPr>
        </w:pPrChange>
      </w:pPr>
      <w:r w:rsidRPr="002B10F0">
        <w:rPr>
          <w:rFonts w:asciiTheme="majorHAnsi" w:hAnsiTheme="majorHAnsi"/>
          <w:sz w:val="22"/>
          <w:szCs w:val="22"/>
        </w:rPr>
        <w:t xml:space="preserve">Case Withdrawn (successful </w:t>
      </w:r>
      <w:r w:rsidR="00F476E6" w:rsidRPr="002B10F0">
        <w:rPr>
          <w:rFonts w:asciiTheme="majorHAnsi" w:hAnsiTheme="majorHAnsi"/>
          <w:sz w:val="22"/>
          <w:szCs w:val="22"/>
        </w:rPr>
        <w:t>appeal) (</w:t>
      </w:r>
      <w:r w:rsidRPr="002B10F0">
        <w:rPr>
          <w:rFonts w:asciiTheme="majorHAnsi" w:hAnsiTheme="majorHAnsi"/>
          <w:b/>
          <w:bCs/>
          <w:sz w:val="22"/>
          <w:szCs w:val="22"/>
        </w:rPr>
        <w:t>Verdict validity)</w:t>
      </w:r>
    </w:p>
    <w:p w14:paraId="4FDFE9CD" w14:textId="77777777" w:rsidR="00D5335F" w:rsidRPr="002B10F0" w:rsidRDefault="00D5335F" w:rsidP="00CC6DC2">
      <w:pPr>
        <w:pStyle w:val="NoSpacing"/>
        <w:ind w:left="720"/>
        <w:jc w:val="both"/>
        <w:rPr>
          <w:rFonts w:asciiTheme="majorHAnsi" w:hAnsiTheme="majorHAnsi"/>
          <w:sz w:val="22"/>
          <w:szCs w:val="22"/>
        </w:rPr>
      </w:pPr>
    </w:p>
    <w:p w14:paraId="5C193716" w14:textId="77777777" w:rsidR="0025715B" w:rsidRPr="002B10F0" w:rsidRDefault="00F476E6" w:rsidP="00CC6DC2">
      <w:pPr>
        <w:pStyle w:val="NoSpacing"/>
        <w:jc w:val="both"/>
        <w:rPr>
          <w:rFonts w:asciiTheme="majorHAnsi" w:hAnsiTheme="majorHAnsi"/>
          <w:sz w:val="22"/>
          <w:szCs w:val="22"/>
        </w:rPr>
      </w:pPr>
      <w:r w:rsidRPr="002B10F0">
        <w:rPr>
          <w:rFonts w:asciiTheme="majorHAnsi" w:hAnsiTheme="majorHAnsi"/>
          <w:sz w:val="22"/>
          <w:szCs w:val="22"/>
        </w:rPr>
        <w:t>Once a verdict has been reached the verdict start date plus the Verdict Validity will give the verdict expiration date.</w:t>
      </w:r>
      <w:r w:rsidR="00CB1620" w:rsidRPr="002B10F0">
        <w:rPr>
          <w:rFonts w:asciiTheme="majorHAnsi" w:hAnsiTheme="majorHAnsi"/>
          <w:sz w:val="22"/>
          <w:szCs w:val="22"/>
        </w:rPr>
        <w:tab/>
      </w:r>
      <w:del w:id="515" w:author="Patience Duri" w:date="2019-09-12T19:21:00Z">
        <w:r w:rsidR="00CB1620" w:rsidRPr="002B10F0" w:rsidDel="002C5460">
          <w:rPr>
            <w:rFonts w:asciiTheme="majorHAnsi" w:hAnsiTheme="majorHAnsi"/>
            <w:sz w:val="22"/>
            <w:szCs w:val="22"/>
          </w:rPr>
          <w:delText>1</w:delText>
        </w:r>
      </w:del>
    </w:p>
    <w:p w14:paraId="4E632A1F" w14:textId="77777777" w:rsidR="00D5335F" w:rsidRPr="002B10F0" w:rsidRDefault="00D5335F" w:rsidP="00CC6DC2">
      <w:pPr>
        <w:pStyle w:val="NoSpacing"/>
        <w:jc w:val="both"/>
        <w:rPr>
          <w:rFonts w:asciiTheme="majorHAnsi" w:hAnsiTheme="majorHAnsi"/>
          <w:sz w:val="22"/>
          <w:szCs w:val="22"/>
        </w:rPr>
      </w:pPr>
    </w:p>
    <w:p w14:paraId="4D53CD04" w14:textId="77777777" w:rsidR="00F30ADF" w:rsidRPr="002B10F0" w:rsidRDefault="0025715B" w:rsidP="00CC6DC2">
      <w:pPr>
        <w:pStyle w:val="NoSpacing"/>
        <w:jc w:val="both"/>
        <w:rPr>
          <w:rFonts w:asciiTheme="majorHAnsi" w:hAnsiTheme="majorHAnsi"/>
          <w:sz w:val="22"/>
          <w:szCs w:val="22"/>
        </w:rPr>
      </w:pPr>
      <w:r w:rsidRPr="002B10F0">
        <w:rPr>
          <w:rFonts w:asciiTheme="majorHAnsi" w:hAnsiTheme="majorHAnsi"/>
          <w:sz w:val="22"/>
          <w:szCs w:val="22"/>
        </w:rPr>
        <w:t>If the accused is not happy with the verdict, they can lodge an appeal with the HR officer who then forwards the Appeal to the Appeals officer.</w:t>
      </w:r>
    </w:p>
    <w:p w14:paraId="22ECDF8E" w14:textId="77777777" w:rsidR="00961941" w:rsidRPr="002B10F0" w:rsidRDefault="00961941" w:rsidP="00CC6DC2">
      <w:pPr>
        <w:pStyle w:val="NoSpacing"/>
        <w:jc w:val="both"/>
        <w:rPr>
          <w:rFonts w:asciiTheme="majorHAnsi" w:hAnsiTheme="majorHAnsi"/>
          <w:sz w:val="22"/>
          <w:szCs w:val="22"/>
        </w:rPr>
      </w:pPr>
    </w:p>
    <w:p w14:paraId="744920E7" w14:textId="77777777" w:rsidR="00961941" w:rsidRPr="002B10F0" w:rsidRDefault="008D6A11" w:rsidP="00CC6DC2">
      <w:pPr>
        <w:pStyle w:val="NoSpacing"/>
        <w:jc w:val="both"/>
        <w:rPr>
          <w:rFonts w:asciiTheme="majorHAnsi" w:hAnsiTheme="majorHAnsi"/>
          <w:sz w:val="22"/>
          <w:szCs w:val="22"/>
        </w:rPr>
      </w:pPr>
      <w:r w:rsidRPr="002B10F0">
        <w:rPr>
          <w:rFonts w:asciiTheme="majorHAnsi" w:hAnsiTheme="majorHAnsi"/>
          <w:sz w:val="22"/>
          <w:szCs w:val="22"/>
        </w:rPr>
        <w:t>When recording an Appeal,</w:t>
      </w:r>
      <w:r w:rsidR="00961941" w:rsidRPr="002B10F0">
        <w:rPr>
          <w:rFonts w:asciiTheme="majorHAnsi" w:hAnsiTheme="majorHAnsi"/>
          <w:sz w:val="22"/>
          <w:szCs w:val="22"/>
        </w:rPr>
        <w:t xml:space="preserve"> the following details</w:t>
      </w:r>
      <w:r w:rsidRPr="002B10F0">
        <w:rPr>
          <w:rFonts w:asciiTheme="majorHAnsi" w:hAnsiTheme="majorHAnsi"/>
          <w:sz w:val="22"/>
          <w:szCs w:val="22"/>
        </w:rPr>
        <w:t xml:space="preserve"> must be captured.</w:t>
      </w:r>
    </w:p>
    <w:p w14:paraId="34802159" w14:textId="77777777" w:rsidR="00961941" w:rsidRPr="002B10F0" w:rsidRDefault="00961941">
      <w:pPr>
        <w:pStyle w:val="NoSpacing"/>
        <w:numPr>
          <w:ilvl w:val="0"/>
          <w:numId w:val="54"/>
        </w:numPr>
        <w:jc w:val="both"/>
        <w:rPr>
          <w:rFonts w:asciiTheme="majorHAnsi" w:hAnsiTheme="majorHAnsi"/>
          <w:sz w:val="22"/>
          <w:szCs w:val="22"/>
        </w:rPr>
        <w:pPrChange w:id="516" w:author="Patience Duri" w:date="2019-09-12T19:22:00Z">
          <w:pPr>
            <w:pStyle w:val="NoSpacing"/>
            <w:ind w:left="720"/>
            <w:jc w:val="both"/>
          </w:pPr>
        </w:pPrChange>
      </w:pPr>
      <w:r w:rsidRPr="002B10F0">
        <w:rPr>
          <w:rFonts w:asciiTheme="majorHAnsi" w:hAnsiTheme="majorHAnsi"/>
          <w:sz w:val="22"/>
          <w:szCs w:val="22"/>
        </w:rPr>
        <w:t xml:space="preserve">Appeal Date </w:t>
      </w:r>
    </w:p>
    <w:p w14:paraId="328C2EAC" w14:textId="77777777" w:rsidR="00961941" w:rsidRPr="002B10F0" w:rsidRDefault="00961941">
      <w:pPr>
        <w:pStyle w:val="NoSpacing"/>
        <w:numPr>
          <w:ilvl w:val="0"/>
          <w:numId w:val="54"/>
        </w:numPr>
        <w:jc w:val="both"/>
        <w:rPr>
          <w:rFonts w:asciiTheme="majorHAnsi" w:hAnsiTheme="majorHAnsi"/>
          <w:sz w:val="22"/>
          <w:szCs w:val="22"/>
        </w:rPr>
        <w:pPrChange w:id="517" w:author="Patience Duri" w:date="2019-09-12T19:22:00Z">
          <w:pPr>
            <w:pStyle w:val="NoSpacing"/>
            <w:ind w:left="720"/>
            <w:jc w:val="both"/>
          </w:pPr>
        </w:pPrChange>
      </w:pPr>
      <w:r w:rsidRPr="002B10F0">
        <w:rPr>
          <w:rFonts w:asciiTheme="majorHAnsi" w:hAnsiTheme="majorHAnsi"/>
          <w:sz w:val="22"/>
          <w:szCs w:val="22"/>
        </w:rPr>
        <w:t xml:space="preserve">Appeal Description </w:t>
      </w:r>
    </w:p>
    <w:p w14:paraId="46E74012" w14:textId="77777777" w:rsidR="00961941" w:rsidRPr="002B10F0" w:rsidRDefault="00961941">
      <w:pPr>
        <w:pStyle w:val="NoSpacing"/>
        <w:numPr>
          <w:ilvl w:val="0"/>
          <w:numId w:val="54"/>
        </w:numPr>
        <w:jc w:val="both"/>
        <w:rPr>
          <w:rFonts w:asciiTheme="majorHAnsi" w:hAnsiTheme="majorHAnsi"/>
          <w:sz w:val="22"/>
          <w:szCs w:val="22"/>
        </w:rPr>
        <w:pPrChange w:id="518" w:author="Patience Duri" w:date="2019-09-12T19:22:00Z">
          <w:pPr>
            <w:pStyle w:val="NoSpacing"/>
            <w:ind w:left="720"/>
            <w:jc w:val="both"/>
          </w:pPr>
        </w:pPrChange>
      </w:pPr>
      <w:r w:rsidRPr="002B10F0">
        <w:rPr>
          <w:rFonts w:asciiTheme="majorHAnsi" w:hAnsiTheme="majorHAnsi"/>
          <w:sz w:val="22"/>
          <w:szCs w:val="22"/>
        </w:rPr>
        <w:t xml:space="preserve">Appeal Notes </w:t>
      </w:r>
    </w:p>
    <w:p w14:paraId="3091C63C" w14:textId="77777777" w:rsidR="00961941" w:rsidRPr="002B10F0" w:rsidRDefault="00961941">
      <w:pPr>
        <w:pStyle w:val="NoSpacing"/>
        <w:numPr>
          <w:ilvl w:val="0"/>
          <w:numId w:val="54"/>
        </w:numPr>
        <w:jc w:val="both"/>
        <w:rPr>
          <w:rFonts w:asciiTheme="majorHAnsi" w:hAnsiTheme="majorHAnsi"/>
          <w:sz w:val="22"/>
          <w:szCs w:val="22"/>
        </w:rPr>
        <w:pPrChange w:id="519" w:author="Patience Duri" w:date="2019-09-12T19:22:00Z">
          <w:pPr>
            <w:pStyle w:val="NoSpacing"/>
            <w:ind w:left="720"/>
            <w:jc w:val="both"/>
          </w:pPr>
        </w:pPrChange>
      </w:pPr>
      <w:r w:rsidRPr="002B10F0">
        <w:rPr>
          <w:rFonts w:asciiTheme="majorHAnsi" w:hAnsiTheme="majorHAnsi"/>
          <w:sz w:val="22"/>
          <w:szCs w:val="22"/>
        </w:rPr>
        <w:t xml:space="preserve">Appeal Verdict ( </w:t>
      </w:r>
    </w:p>
    <w:p w14:paraId="636EC183" w14:textId="77777777" w:rsidR="0025715B" w:rsidRPr="002B10F0" w:rsidRDefault="00961941">
      <w:pPr>
        <w:pStyle w:val="NoSpacing"/>
        <w:numPr>
          <w:ilvl w:val="0"/>
          <w:numId w:val="54"/>
        </w:numPr>
        <w:jc w:val="both"/>
        <w:rPr>
          <w:rFonts w:asciiTheme="majorHAnsi" w:hAnsiTheme="majorHAnsi"/>
          <w:sz w:val="22"/>
          <w:szCs w:val="22"/>
        </w:rPr>
        <w:pPrChange w:id="520" w:author="Patience Duri" w:date="2019-09-12T19:22:00Z">
          <w:pPr>
            <w:pStyle w:val="NoSpacing"/>
            <w:ind w:left="720"/>
            <w:jc w:val="both"/>
          </w:pPr>
        </w:pPrChange>
      </w:pPr>
      <w:r w:rsidRPr="002B10F0">
        <w:rPr>
          <w:rFonts w:asciiTheme="majorHAnsi" w:hAnsiTheme="majorHAnsi"/>
          <w:sz w:val="22"/>
          <w:szCs w:val="22"/>
        </w:rPr>
        <w:t xml:space="preserve">Verdict Date </w:t>
      </w:r>
    </w:p>
    <w:p w14:paraId="2B02B700" w14:textId="3287F713" w:rsidR="0025715B" w:rsidRDefault="0025715B" w:rsidP="00CC6DC2">
      <w:pPr>
        <w:pStyle w:val="NoSpacing"/>
        <w:jc w:val="both"/>
        <w:rPr>
          <w:ins w:id="521" w:author="Administrator@COLVEST2.co.zw" w:date="2019-09-13T12:53:00Z"/>
          <w:rFonts w:asciiTheme="majorHAnsi" w:hAnsiTheme="majorHAnsi"/>
          <w:sz w:val="22"/>
          <w:szCs w:val="22"/>
        </w:rPr>
      </w:pPr>
      <w:r w:rsidRPr="002B10F0">
        <w:rPr>
          <w:rFonts w:asciiTheme="majorHAnsi" w:hAnsiTheme="majorHAnsi"/>
          <w:sz w:val="22"/>
          <w:szCs w:val="22"/>
        </w:rPr>
        <w:lastRenderedPageBreak/>
        <w:t xml:space="preserve">The Appeals Officer will review the case and give a final verdict on the </w:t>
      </w:r>
      <w:r w:rsidR="008D6A11" w:rsidRPr="002B10F0">
        <w:rPr>
          <w:rFonts w:asciiTheme="majorHAnsi" w:hAnsiTheme="majorHAnsi"/>
          <w:sz w:val="22"/>
          <w:szCs w:val="22"/>
        </w:rPr>
        <w:t>case. They can either uphold the previous judgement rescind it or change it.</w:t>
      </w:r>
    </w:p>
    <w:p w14:paraId="251E7071" w14:textId="261CF977" w:rsidR="0028518C" w:rsidRPr="002B10F0" w:rsidRDefault="0028518C" w:rsidP="00CC6DC2">
      <w:pPr>
        <w:pStyle w:val="NoSpacing"/>
        <w:jc w:val="both"/>
        <w:rPr>
          <w:rFonts w:asciiTheme="majorHAnsi" w:hAnsiTheme="majorHAnsi"/>
          <w:sz w:val="22"/>
          <w:szCs w:val="22"/>
        </w:rPr>
      </w:pPr>
      <w:ins w:id="522" w:author="Administrator@COLVEST2.co.zw" w:date="2019-09-13T12:53:00Z">
        <w:r>
          <w:object w:dxaOrig="15465" w:dyaOrig="11086" w14:anchorId="6AD65A3C">
            <v:shape id="_x0000_i1054" type="#_x0000_t75" style="width:450.8pt;height:323.05pt" o:ole="">
              <v:imagedata r:id="rId69" o:title=""/>
            </v:shape>
            <o:OLEObject Type="Embed" ProgID="Visio.Drawing.15" ShapeID="_x0000_i1054" DrawAspect="Content" ObjectID="_1629892931" r:id="rId70"/>
          </w:object>
        </w:r>
      </w:ins>
    </w:p>
    <w:p w14:paraId="223350DF" w14:textId="77777777" w:rsidR="00E635EE" w:rsidRPr="002B10F0" w:rsidRDefault="00E635EE" w:rsidP="00CC6DC2">
      <w:pPr>
        <w:pStyle w:val="NoSpacing"/>
        <w:jc w:val="both"/>
        <w:rPr>
          <w:rFonts w:asciiTheme="majorHAnsi" w:hAnsiTheme="majorHAnsi"/>
          <w:sz w:val="22"/>
          <w:szCs w:val="22"/>
        </w:rPr>
      </w:pPr>
    </w:p>
    <w:commentRangeStart w:id="523"/>
    <w:p w14:paraId="25B234A2" w14:textId="12B88628" w:rsidR="00F30ADF" w:rsidRPr="002B10F0" w:rsidRDefault="008B2326" w:rsidP="00CC6DC2">
      <w:pPr>
        <w:jc w:val="both"/>
        <w:rPr>
          <w:rFonts w:asciiTheme="majorHAnsi" w:hAnsiTheme="majorHAnsi"/>
          <w:sz w:val="22"/>
          <w:szCs w:val="22"/>
        </w:rPr>
      </w:pPr>
      <w:del w:id="524" w:author="Administrator@COLVEST2.co.zw" w:date="2019-09-13T12:53:00Z">
        <w:r w:rsidRPr="002B10F0" w:rsidDel="0028518C">
          <w:rPr>
            <w:rFonts w:asciiTheme="majorHAnsi" w:hAnsiTheme="majorHAnsi"/>
          </w:rPr>
          <w:object w:dxaOrig="15465" w:dyaOrig="11086" w14:anchorId="5511F1FB">
            <v:shape id="_x0000_i1055" type="#_x0000_t75" style="width:450.8pt;height:323.05pt" o:ole="">
              <v:imagedata r:id="rId71" o:title=""/>
            </v:shape>
            <o:OLEObject Type="Embed" ProgID="Visio.Drawing.15" ShapeID="_x0000_i1055" DrawAspect="Content" ObjectID="_1629892932" r:id="rId72"/>
          </w:object>
        </w:r>
      </w:del>
      <w:commentRangeEnd w:id="523"/>
      <w:r w:rsidR="002C5460">
        <w:rPr>
          <w:rStyle w:val="CommentReference"/>
        </w:rPr>
        <w:commentReference w:id="523"/>
      </w:r>
    </w:p>
    <w:p w14:paraId="4099F87A" w14:textId="77777777" w:rsidR="00F30ADF" w:rsidRPr="002B10F0" w:rsidRDefault="00F30ADF" w:rsidP="00CC6DC2">
      <w:pPr>
        <w:pStyle w:val="Heading4"/>
        <w:jc w:val="both"/>
        <w:rPr>
          <w:i w:val="0"/>
          <w:iCs w:val="0"/>
          <w:color w:val="auto"/>
        </w:rPr>
      </w:pPr>
      <w:r w:rsidRPr="002B10F0">
        <w:rPr>
          <w:i w:val="0"/>
          <w:iCs w:val="0"/>
          <w:color w:val="auto"/>
        </w:rPr>
        <w:lastRenderedPageBreak/>
        <w:t>Actors</w:t>
      </w:r>
    </w:p>
    <w:p w14:paraId="6DDE410D" w14:textId="77777777" w:rsidR="00F30ADF" w:rsidRPr="002B10F0" w:rsidRDefault="00F30ADF" w:rsidP="00CC6DC2">
      <w:pPr>
        <w:pStyle w:val="ListParagraph"/>
        <w:numPr>
          <w:ilvl w:val="0"/>
          <w:numId w:val="5"/>
        </w:numPr>
        <w:jc w:val="both"/>
        <w:rPr>
          <w:rFonts w:asciiTheme="majorHAnsi" w:hAnsiTheme="majorHAnsi"/>
        </w:rPr>
      </w:pPr>
      <w:r w:rsidRPr="002B10F0">
        <w:rPr>
          <w:rFonts w:asciiTheme="majorHAnsi" w:hAnsiTheme="majorHAnsi"/>
        </w:rPr>
        <w:t>Employee</w:t>
      </w:r>
    </w:p>
    <w:p w14:paraId="02727CAC" w14:textId="77777777" w:rsidR="00F30ADF" w:rsidRPr="002B10F0" w:rsidRDefault="00F30ADF" w:rsidP="00CC6DC2">
      <w:pPr>
        <w:pStyle w:val="ListParagraph"/>
        <w:numPr>
          <w:ilvl w:val="0"/>
          <w:numId w:val="5"/>
        </w:numPr>
        <w:jc w:val="both"/>
        <w:rPr>
          <w:rFonts w:asciiTheme="majorHAnsi" w:hAnsiTheme="majorHAnsi"/>
        </w:rPr>
      </w:pPr>
      <w:r w:rsidRPr="002B10F0">
        <w:rPr>
          <w:rFonts w:asciiTheme="majorHAnsi" w:hAnsiTheme="majorHAnsi"/>
        </w:rPr>
        <w:t>I</w:t>
      </w:r>
      <w:r w:rsidR="0025715B" w:rsidRPr="002B10F0">
        <w:rPr>
          <w:rFonts w:asciiTheme="majorHAnsi" w:hAnsiTheme="majorHAnsi"/>
        </w:rPr>
        <w:t xml:space="preserve">ndustrial </w:t>
      </w:r>
      <w:r w:rsidRPr="002B10F0">
        <w:rPr>
          <w:rFonts w:asciiTheme="majorHAnsi" w:hAnsiTheme="majorHAnsi"/>
        </w:rPr>
        <w:t>R</w:t>
      </w:r>
      <w:r w:rsidR="0025715B" w:rsidRPr="002B10F0">
        <w:rPr>
          <w:rFonts w:asciiTheme="majorHAnsi" w:hAnsiTheme="majorHAnsi"/>
        </w:rPr>
        <w:t>elations</w:t>
      </w:r>
      <w:r w:rsidRPr="002B10F0">
        <w:rPr>
          <w:rFonts w:asciiTheme="majorHAnsi" w:hAnsiTheme="majorHAnsi"/>
        </w:rPr>
        <w:t xml:space="preserve"> officer</w:t>
      </w:r>
    </w:p>
    <w:p w14:paraId="7D258A27" w14:textId="77777777" w:rsidR="00F30ADF" w:rsidRPr="002B10F0" w:rsidRDefault="00F30ADF" w:rsidP="00CC6DC2">
      <w:pPr>
        <w:pStyle w:val="ListParagraph"/>
        <w:numPr>
          <w:ilvl w:val="0"/>
          <w:numId w:val="5"/>
        </w:numPr>
        <w:jc w:val="both"/>
        <w:rPr>
          <w:rFonts w:asciiTheme="majorHAnsi" w:hAnsiTheme="majorHAnsi"/>
        </w:rPr>
      </w:pPr>
      <w:r w:rsidRPr="002B10F0">
        <w:rPr>
          <w:rFonts w:asciiTheme="majorHAnsi" w:hAnsiTheme="majorHAnsi"/>
        </w:rPr>
        <w:t>Appeal</w:t>
      </w:r>
      <w:ins w:id="525" w:author="Patience Duri" w:date="2019-09-12T19:29:00Z">
        <w:r w:rsidR="00A466A6">
          <w:rPr>
            <w:rFonts w:asciiTheme="majorHAnsi" w:hAnsiTheme="majorHAnsi"/>
          </w:rPr>
          <w:t>s</w:t>
        </w:r>
      </w:ins>
      <w:r w:rsidRPr="002B10F0">
        <w:rPr>
          <w:rFonts w:asciiTheme="majorHAnsi" w:hAnsiTheme="majorHAnsi"/>
        </w:rPr>
        <w:t xml:space="preserve"> officer</w:t>
      </w:r>
    </w:p>
    <w:p w14:paraId="2431F8CD" w14:textId="77777777" w:rsidR="00F30ADF" w:rsidRDefault="00F30ADF" w:rsidP="00CC6DC2">
      <w:pPr>
        <w:pStyle w:val="ListParagraph"/>
        <w:numPr>
          <w:ilvl w:val="0"/>
          <w:numId w:val="5"/>
        </w:numPr>
        <w:jc w:val="both"/>
        <w:rPr>
          <w:ins w:id="526" w:author="Patience Duri" w:date="2019-09-12T19:31:00Z"/>
          <w:rFonts w:asciiTheme="majorHAnsi" w:hAnsiTheme="majorHAnsi"/>
        </w:rPr>
      </w:pPr>
      <w:r w:rsidRPr="002B10F0">
        <w:rPr>
          <w:rFonts w:asciiTheme="majorHAnsi" w:hAnsiTheme="majorHAnsi"/>
        </w:rPr>
        <w:t>I</w:t>
      </w:r>
      <w:r w:rsidR="0025715B" w:rsidRPr="002B10F0">
        <w:rPr>
          <w:rFonts w:asciiTheme="majorHAnsi" w:hAnsiTheme="majorHAnsi"/>
        </w:rPr>
        <w:t xml:space="preserve">ndustrial </w:t>
      </w:r>
      <w:r w:rsidRPr="002B10F0">
        <w:rPr>
          <w:rFonts w:asciiTheme="majorHAnsi" w:hAnsiTheme="majorHAnsi"/>
        </w:rPr>
        <w:t>R</w:t>
      </w:r>
      <w:r w:rsidR="0025715B" w:rsidRPr="002B10F0">
        <w:rPr>
          <w:rFonts w:asciiTheme="majorHAnsi" w:hAnsiTheme="majorHAnsi"/>
        </w:rPr>
        <w:t>elations</w:t>
      </w:r>
      <w:r w:rsidRPr="002B10F0">
        <w:rPr>
          <w:rFonts w:asciiTheme="majorHAnsi" w:hAnsiTheme="majorHAnsi"/>
        </w:rPr>
        <w:t xml:space="preserve"> Clerk</w:t>
      </w:r>
    </w:p>
    <w:p w14:paraId="2C2299FB" w14:textId="77777777" w:rsidR="00A466A6" w:rsidRPr="002B10F0" w:rsidRDefault="00A466A6" w:rsidP="00CC6DC2">
      <w:pPr>
        <w:pStyle w:val="ListParagraph"/>
        <w:numPr>
          <w:ilvl w:val="0"/>
          <w:numId w:val="5"/>
        </w:numPr>
        <w:jc w:val="both"/>
        <w:rPr>
          <w:rFonts w:asciiTheme="majorHAnsi" w:hAnsiTheme="majorHAnsi"/>
        </w:rPr>
      </w:pPr>
    </w:p>
    <w:p w14:paraId="4679ECED" w14:textId="77777777" w:rsidR="00F30ADF" w:rsidRPr="002B10F0" w:rsidRDefault="00F30ADF" w:rsidP="00CC6DC2">
      <w:pPr>
        <w:pStyle w:val="Heading4"/>
        <w:jc w:val="both"/>
        <w:rPr>
          <w:i w:val="0"/>
          <w:iCs w:val="0"/>
          <w:color w:val="auto"/>
        </w:rPr>
      </w:pPr>
      <w:r w:rsidRPr="002B10F0">
        <w:rPr>
          <w:i w:val="0"/>
          <w:iCs w:val="0"/>
          <w:color w:val="auto"/>
        </w:rPr>
        <w:t>Workflow</w:t>
      </w:r>
      <w:r w:rsidR="0025715B" w:rsidRPr="002B10F0">
        <w:rPr>
          <w:i w:val="0"/>
          <w:iCs w:val="0"/>
          <w:color w:val="auto"/>
        </w:rPr>
        <w:t xml:space="preserve"> &amp; Notification </w:t>
      </w:r>
    </w:p>
    <w:p w14:paraId="4E832985" w14:textId="77777777" w:rsidR="00F30ADF" w:rsidRPr="002B10F0" w:rsidRDefault="00F30ADF" w:rsidP="00CC6DC2">
      <w:pPr>
        <w:pStyle w:val="ListParagraph"/>
        <w:numPr>
          <w:ilvl w:val="0"/>
          <w:numId w:val="6"/>
        </w:numPr>
        <w:jc w:val="both"/>
        <w:rPr>
          <w:rFonts w:asciiTheme="majorHAnsi" w:hAnsiTheme="majorHAnsi"/>
        </w:rPr>
      </w:pPr>
      <w:r w:rsidRPr="002B10F0">
        <w:rPr>
          <w:rFonts w:asciiTheme="majorHAnsi" w:hAnsiTheme="majorHAnsi"/>
        </w:rPr>
        <w:t>HR officers approve case</w:t>
      </w:r>
    </w:p>
    <w:p w14:paraId="18DCC2F6" w14:textId="77777777" w:rsidR="00317DE2" w:rsidRPr="002B10F0" w:rsidRDefault="00317DE2" w:rsidP="00CC6DC2">
      <w:pPr>
        <w:pStyle w:val="Heading4"/>
        <w:jc w:val="both"/>
        <w:rPr>
          <w:i w:val="0"/>
          <w:iCs w:val="0"/>
          <w:color w:val="auto"/>
        </w:rPr>
      </w:pPr>
      <w:r w:rsidRPr="002B10F0">
        <w:rPr>
          <w:i w:val="0"/>
          <w:iCs w:val="0"/>
          <w:color w:val="auto"/>
        </w:rPr>
        <w:t>Audit trail</w:t>
      </w:r>
    </w:p>
    <w:p w14:paraId="68302391" w14:textId="77777777" w:rsidR="004616D4" w:rsidRDefault="0025715B" w:rsidP="00CC6DC2">
      <w:pPr>
        <w:pStyle w:val="ListParagraph"/>
        <w:numPr>
          <w:ilvl w:val="0"/>
          <w:numId w:val="6"/>
        </w:numPr>
        <w:jc w:val="both"/>
        <w:rPr>
          <w:ins w:id="527" w:author="Patience Duri" w:date="2019-09-12T19:31:00Z"/>
          <w:rFonts w:asciiTheme="majorHAnsi" w:hAnsiTheme="majorHAnsi"/>
        </w:rPr>
      </w:pPr>
      <w:r w:rsidRPr="002B10F0">
        <w:rPr>
          <w:rFonts w:asciiTheme="majorHAnsi" w:hAnsiTheme="majorHAnsi"/>
        </w:rPr>
        <w:t xml:space="preserve"> Case ID</w:t>
      </w:r>
      <w:r w:rsidR="00FC748C" w:rsidRPr="002B10F0">
        <w:rPr>
          <w:rFonts w:asciiTheme="majorHAnsi" w:hAnsiTheme="majorHAnsi"/>
        </w:rPr>
        <w:t xml:space="preserve"> </w:t>
      </w:r>
    </w:p>
    <w:p w14:paraId="19D16777" w14:textId="77777777" w:rsidR="00A466A6" w:rsidRPr="002B10F0" w:rsidRDefault="00A466A6" w:rsidP="00CC6DC2">
      <w:pPr>
        <w:pStyle w:val="ListParagraph"/>
        <w:numPr>
          <w:ilvl w:val="0"/>
          <w:numId w:val="6"/>
        </w:numPr>
        <w:jc w:val="both"/>
        <w:rPr>
          <w:rFonts w:asciiTheme="majorHAnsi" w:hAnsiTheme="majorHAnsi"/>
        </w:rPr>
      </w:pPr>
    </w:p>
    <w:p w14:paraId="117B0864" w14:textId="77777777" w:rsidR="003F140E" w:rsidRPr="002B10F0" w:rsidRDefault="003F140E" w:rsidP="00CC6DC2">
      <w:pPr>
        <w:pStyle w:val="Heading3"/>
        <w:jc w:val="both"/>
        <w:rPr>
          <w:color w:val="auto"/>
        </w:rPr>
      </w:pPr>
      <w:bookmarkStart w:id="528" w:name="_Toc15391781"/>
      <w:r w:rsidRPr="002B10F0">
        <w:rPr>
          <w:color w:val="auto"/>
        </w:rPr>
        <w:t>Termination</w:t>
      </w:r>
      <w:bookmarkEnd w:id="528"/>
      <w:r w:rsidR="002A38A9" w:rsidRPr="002B10F0">
        <w:rPr>
          <w:color w:val="auto"/>
        </w:rPr>
        <w:t xml:space="preserve"> Management</w:t>
      </w:r>
    </w:p>
    <w:p w14:paraId="37FD94BC" w14:textId="77777777" w:rsidR="000D3E89" w:rsidRPr="002B10F0" w:rsidRDefault="00CC24EA" w:rsidP="00CC6DC2">
      <w:pPr>
        <w:jc w:val="both"/>
        <w:rPr>
          <w:rFonts w:asciiTheme="majorHAnsi" w:hAnsiTheme="majorHAnsi"/>
          <w:sz w:val="22"/>
          <w:szCs w:val="22"/>
          <w:lang w:val="en-ZW"/>
        </w:rPr>
      </w:pPr>
      <w:r w:rsidRPr="002B10F0">
        <w:rPr>
          <w:rFonts w:asciiTheme="majorHAnsi" w:hAnsiTheme="majorHAnsi"/>
          <w:sz w:val="22"/>
          <w:szCs w:val="22"/>
          <w:lang w:val="en-ZW"/>
        </w:rPr>
        <w:t>Termination is the process of end</w:t>
      </w:r>
      <w:r w:rsidR="00F621FB" w:rsidRPr="002B10F0">
        <w:rPr>
          <w:rFonts w:asciiTheme="majorHAnsi" w:hAnsiTheme="majorHAnsi"/>
          <w:sz w:val="22"/>
          <w:szCs w:val="22"/>
          <w:lang w:val="en-ZW"/>
        </w:rPr>
        <w:t>ing</w:t>
      </w:r>
      <w:r w:rsidRPr="002B10F0">
        <w:rPr>
          <w:rFonts w:asciiTheme="majorHAnsi" w:hAnsiTheme="majorHAnsi"/>
          <w:sz w:val="22"/>
          <w:szCs w:val="22"/>
          <w:lang w:val="en-ZW"/>
        </w:rPr>
        <w:t xml:space="preserve"> </w:t>
      </w:r>
      <w:ins w:id="529" w:author="Patience Duri" w:date="2019-09-12T19:37:00Z">
        <w:r w:rsidR="00A466A6">
          <w:rPr>
            <w:rFonts w:asciiTheme="majorHAnsi" w:hAnsiTheme="majorHAnsi"/>
            <w:sz w:val="22"/>
            <w:szCs w:val="22"/>
            <w:lang w:val="en-ZW"/>
          </w:rPr>
          <w:t xml:space="preserve"> an </w:t>
        </w:r>
      </w:ins>
      <w:r w:rsidRPr="002B10F0">
        <w:rPr>
          <w:rFonts w:asciiTheme="majorHAnsi" w:hAnsiTheme="majorHAnsi"/>
          <w:sz w:val="22"/>
          <w:szCs w:val="22"/>
          <w:lang w:val="en-ZW"/>
        </w:rPr>
        <w:t>employee’s contract</w:t>
      </w:r>
      <w:ins w:id="530" w:author="Patience Duri" w:date="2019-09-12T19:40:00Z">
        <w:r w:rsidR="001335C8">
          <w:rPr>
            <w:rFonts w:asciiTheme="majorHAnsi" w:hAnsiTheme="majorHAnsi"/>
            <w:sz w:val="22"/>
            <w:szCs w:val="22"/>
            <w:lang w:val="en-ZW"/>
          </w:rPr>
          <w:t xml:space="preserve"> and may be due to varied reasons. See below</w:t>
        </w:r>
      </w:ins>
      <w:del w:id="531" w:author="Patience Duri" w:date="2019-09-12T19:40:00Z">
        <w:r w:rsidRPr="002B10F0" w:rsidDel="001335C8">
          <w:rPr>
            <w:rFonts w:asciiTheme="majorHAnsi" w:hAnsiTheme="majorHAnsi"/>
            <w:sz w:val="22"/>
            <w:szCs w:val="22"/>
            <w:lang w:val="en-ZW"/>
          </w:rPr>
          <w:delText xml:space="preserve">. Terminating the contract might be due to </w:delText>
        </w:r>
        <w:r w:rsidR="000D3E89" w:rsidRPr="002B10F0" w:rsidDel="001335C8">
          <w:rPr>
            <w:rFonts w:asciiTheme="majorHAnsi" w:hAnsiTheme="majorHAnsi"/>
            <w:sz w:val="22"/>
            <w:szCs w:val="22"/>
            <w:lang w:val="en-ZW"/>
          </w:rPr>
          <w:delText>any one of the following reasons</w:delText>
        </w:r>
      </w:del>
    </w:p>
    <w:p w14:paraId="163FB0D0" w14:textId="77777777" w:rsidR="000D3E89" w:rsidRPr="002B10F0" w:rsidDel="001335C8" w:rsidRDefault="00CC24EA" w:rsidP="00CC6DC2">
      <w:pPr>
        <w:pStyle w:val="ListParagraph"/>
        <w:numPr>
          <w:ilvl w:val="0"/>
          <w:numId w:val="38"/>
        </w:numPr>
        <w:jc w:val="both"/>
        <w:rPr>
          <w:del w:id="532" w:author="Patience Duri" w:date="2019-09-12T19:39:00Z"/>
          <w:rFonts w:asciiTheme="majorHAnsi" w:hAnsiTheme="majorHAnsi"/>
        </w:rPr>
      </w:pPr>
      <w:del w:id="533" w:author="Patience Duri" w:date="2019-09-12T19:39:00Z">
        <w:r w:rsidRPr="002B10F0" w:rsidDel="001335C8">
          <w:rPr>
            <w:rFonts w:asciiTheme="majorHAnsi" w:hAnsiTheme="majorHAnsi"/>
          </w:rPr>
          <w:delText xml:space="preserve">end of contract period, </w:delText>
        </w:r>
      </w:del>
    </w:p>
    <w:p w14:paraId="246EDE1A" w14:textId="77777777" w:rsidR="000D3E89" w:rsidRPr="002B10F0" w:rsidDel="001335C8" w:rsidRDefault="00CC24EA" w:rsidP="00CC6DC2">
      <w:pPr>
        <w:pStyle w:val="ListParagraph"/>
        <w:numPr>
          <w:ilvl w:val="0"/>
          <w:numId w:val="38"/>
        </w:numPr>
        <w:jc w:val="both"/>
        <w:rPr>
          <w:del w:id="534" w:author="Patience Duri" w:date="2019-09-12T19:39:00Z"/>
          <w:rFonts w:asciiTheme="majorHAnsi" w:hAnsiTheme="majorHAnsi"/>
        </w:rPr>
      </w:pPr>
      <w:del w:id="535" w:author="Patience Duri" w:date="2019-09-12T19:37:00Z">
        <w:r w:rsidRPr="002B10F0" w:rsidDel="00A466A6">
          <w:rPr>
            <w:rFonts w:asciiTheme="majorHAnsi" w:hAnsiTheme="majorHAnsi"/>
          </w:rPr>
          <w:delText xml:space="preserve">or employee has committed an offense at a work place </w:delText>
        </w:r>
      </w:del>
    </w:p>
    <w:p w14:paraId="4C4B4A4F" w14:textId="77777777" w:rsidR="00CC24EA" w:rsidRPr="002B10F0" w:rsidDel="001335C8" w:rsidRDefault="00CC24EA" w:rsidP="00CC6DC2">
      <w:pPr>
        <w:pStyle w:val="ListParagraph"/>
        <w:numPr>
          <w:ilvl w:val="0"/>
          <w:numId w:val="38"/>
        </w:numPr>
        <w:jc w:val="both"/>
        <w:rPr>
          <w:del w:id="536" w:author="Patience Duri" w:date="2019-09-12T19:39:00Z"/>
          <w:rFonts w:asciiTheme="majorHAnsi" w:hAnsiTheme="majorHAnsi"/>
        </w:rPr>
      </w:pPr>
      <w:del w:id="537" w:author="Patience Duri" w:date="2019-09-12T19:38:00Z">
        <w:r w:rsidRPr="002B10F0" w:rsidDel="001335C8">
          <w:rPr>
            <w:rFonts w:asciiTheme="majorHAnsi" w:hAnsiTheme="majorHAnsi"/>
          </w:rPr>
          <w:delText xml:space="preserve">employee decided to leave due </w:delText>
        </w:r>
        <w:r w:rsidR="000D3E89" w:rsidRPr="002B10F0" w:rsidDel="001335C8">
          <w:rPr>
            <w:rFonts w:asciiTheme="majorHAnsi" w:hAnsiTheme="majorHAnsi"/>
          </w:rPr>
          <w:delText xml:space="preserve">to personal </w:delText>
        </w:r>
        <w:r w:rsidRPr="002B10F0" w:rsidDel="001335C8">
          <w:rPr>
            <w:rFonts w:asciiTheme="majorHAnsi" w:hAnsiTheme="majorHAnsi"/>
          </w:rPr>
          <w:delText>reasons</w:delText>
        </w:r>
      </w:del>
      <w:del w:id="538" w:author="Patience Duri" w:date="2019-09-12T19:39:00Z">
        <w:r w:rsidRPr="002B10F0" w:rsidDel="001335C8">
          <w:rPr>
            <w:rFonts w:asciiTheme="majorHAnsi" w:hAnsiTheme="majorHAnsi"/>
          </w:rPr>
          <w:delText>.</w:delText>
        </w:r>
      </w:del>
    </w:p>
    <w:p w14:paraId="7F6EA1BF" w14:textId="77777777" w:rsidR="00FC748C" w:rsidRPr="002B10F0" w:rsidRDefault="00FC748C" w:rsidP="00CC6DC2">
      <w:pPr>
        <w:pStyle w:val="Heading4"/>
        <w:jc w:val="both"/>
        <w:rPr>
          <w:i w:val="0"/>
          <w:iCs w:val="0"/>
          <w:color w:val="auto"/>
        </w:rPr>
      </w:pPr>
      <w:r w:rsidRPr="002B10F0">
        <w:rPr>
          <w:i w:val="0"/>
          <w:iCs w:val="0"/>
          <w:color w:val="auto"/>
        </w:rPr>
        <w:t>Pre</w:t>
      </w:r>
      <w:r w:rsidR="00FB69FA" w:rsidRPr="002B10F0">
        <w:rPr>
          <w:i w:val="0"/>
          <w:iCs w:val="0"/>
          <w:color w:val="auto"/>
        </w:rPr>
        <w:t xml:space="preserve"> -condition</w:t>
      </w:r>
      <w:r w:rsidRPr="002B10F0">
        <w:rPr>
          <w:i w:val="0"/>
          <w:iCs w:val="0"/>
          <w:color w:val="auto"/>
        </w:rPr>
        <w:t xml:space="preserve"> </w:t>
      </w:r>
    </w:p>
    <w:p w14:paraId="52400F8D" w14:textId="77777777" w:rsidR="00FC748C" w:rsidRPr="002B10F0" w:rsidRDefault="00967A41" w:rsidP="00CC6DC2">
      <w:pPr>
        <w:pStyle w:val="ListParagraph"/>
        <w:numPr>
          <w:ilvl w:val="0"/>
          <w:numId w:val="28"/>
        </w:numPr>
        <w:jc w:val="both"/>
        <w:rPr>
          <w:rFonts w:asciiTheme="majorHAnsi" w:hAnsiTheme="majorHAnsi"/>
          <w:b/>
          <w:bCs/>
        </w:rPr>
      </w:pPr>
      <w:r w:rsidRPr="002B10F0">
        <w:rPr>
          <w:rFonts w:asciiTheme="majorHAnsi" w:hAnsiTheme="majorHAnsi"/>
          <w:b/>
          <w:bCs/>
        </w:rPr>
        <w:t>Contract expiry</w:t>
      </w:r>
    </w:p>
    <w:p w14:paraId="7EA1751A" w14:textId="77777777" w:rsidR="00967A41" w:rsidRPr="002B10F0" w:rsidRDefault="00FB69FA" w:rsidP="00CC6DC2">
      <w:pPr>
        <w:pStyle w:val="ListParagraph"/>
        <w:numPr>
          <w:ilvl w:val="1"/>
          <w:numId w:val="6"/>
        </w:numPr>
        <w:jc w:val="both"/>
        <w:rPr>
          <w:rFonts w:asciiTheme="majorHAnsi" w:hAnsiTheme="majorHAnsi"/>
        </w:rPr>
      </w:pPr>
      <w:r w:rsidRPr="002B10F0">
        <w:rPr>
          <w:rFonts w:asciiTheme="majorHAnsi" w:hAnsiTheme="majorHAnsi"/>
        </w:rPr>
        <w:t>Active Contract.</w:t>
      </w:r>
    </w:p>
    <w:p w14:paraId="13166155" w14:textId="77777777" w:rsidR="00967A41" w:rsidRPr="002B10F0" w:rsidRDefault="000D3E89" w:rsidP="00CC6DC2">
      <w:pPr>
        <w:pStyle w:val="ListParagraph"/>
        <w:numPr>
          <w:ilvl w:val="0"/>
          <w:numId w:val="28"/>
        </w:numPr>
        <w:jc w:val="both"/>
        <w:rPr>
          <w:rFonts w:asciiTheme="majorHAnsi" w:hAnsiTheme="majorHAnsi"/>
          <w:b/>
          <w:bCs/>
        </w:rPr>
      </w:pPr>
      <w:r w:rsidRPr="002B10F0">
        <w:rPr>
          <w:rFonts w:asciiTheme="majorHAnsi" w:hAnsiTheme="majorHAnsi"/>
          <w:b/>
          <w:bCs/>
        </w:rPr>
        <w:t>Reason for Termination.</w:t>
      </w:r>
    </w:p>
    <w:p w14:paraId="5CA0A928" w14:textId="77777777" w:rsidR="00967A41" w:rsidRPr="002B10F0" w:rsidRDefault="00E635EE" w:rsidP="00CC6DC2">
      <w:pPr>
        <w:pStyle w:val="ListParagraph"/>
        <w:numPr>
          <w:ilvl w:val="1"/>
          <w:numId w:val="6"/>
        </w:numPr>
        <w:jc w:val="both"/>
        <w:rPr>
          <w:rFonts w:asciiTheme="majorHAnsi" w:hAnsiTheme="majorHAnsi"/>
        </w:rPr>
      </w:pPr>
      <w:r w:rsidRPr="002B10F0">
        <w:rPr>
          <w:rFonts w:asciiTheme="majorHAnsi" w:hAnsiTheme="majorHAnsi"/>
        </w:rPr>
        <w:t>Dismissal has been given as verdict of a hearing.</w:t>
      </w:r>
    </w:p>
    <w:p w14:paraId="1A8654FA" w14:textId="77777777" w:rsidR="000D3E89" w:rsidRPr="002B10F0" w:rsidRDefault="000D3E89" w:rsidP="00CC6DC2">
      <w:pPr>
        <w:pStyle w:val="ListParagraph"/>
        <w:numPr>
          <w:ilvl w:val="1"/>
          <w:numId w:val="6"/>
        </w:numPr>
        <w:jc w:val="both"/>
        <w:rPr>
          <w:rFonts w:asciiTheme="majorHAnsi" w:hAnsiTheme="majorHAnsi"/>
        </w:rPr>
      </w:pPr>
      <w:r w:rsidRPr="002B10F0">
        <w:rPr>
          <w:rFonts w:asciiTheme="majorHAnsi" w:hAnsiTheme="majorHAnsi"/>
        </w:rPr>
        <w:t>Employee has resigned.</w:t>
      </w:r>
    </w:p>
    <w:p w14:paraId="2E76AE73" w14:textId="77777777" w:rsidR="005A6FF0" w:rsidRPr="002B10F0" w:rsidRDefault="005A6FF0" w:rsidP="00CC6DC2">
      <w:pPr>
        <w:pStyle w:val="ListParagraph"/>
        <w:numPr>
          <w:ilvl w:val="1"/>
          <w:numId w:val="6"/>
        </w:numPr>
        <w:jc w:val="both"/>
        <w:rPr>
          <w:rFonts w:asciiTheme="majorHAnsi" w:hAnsiTheme="majorHAnsi"/>
        </w:rPr>
      </w:pPr>
      <w:r w:rsidRPr="002B10F0">
        <w:rPr>
          <w:rFonts w:asciiTheme="majorHAnsi" w:hAnsiTheme="majorHAnsi"/>
        </w:rPr>
        <w:t>Contract has Expired.</w:t>
      </w:r>
    </w:p>
    <w:p w14:paraId="1A0F2B06" w14:textId="77777777" w:rsidR="005A6FF0" w:rsidRPr="002B10F0" w:rsidRDefault="003F140E" w:rsidP="00CC6DC2">
      <w:pPr>
        <w:pStyle w:val="Heading4"/>
        <w:jc w:val="both"/>
        <w:rPr>
          <w:i w:val="0"/>
          <w:iCs w:val="0"/>
          <w:color w:val="auto"/>
        </w:rPr>
      </w:pPr>
      <w:bookmarkStart w:id="539" w:name="_Toc15391782"/>
      <w:r w:rsidRPr="002B10F0">
        <w:rPr>
          <w:i w:val="0"/>
          <w:iCs w:val="0"/>
          <w:color w:val="auto"/>
        </w:rPr>
        <w:t>Process Description</w:t>
      </w:r>
      <w:bookmarkEnd w:id="539"/>
    </w:p>
    <w:p w14:paraId="52F25654" w14:textId="0F036382" w:rsidR="00833F5D" w:rsidRPr="002B10F0" w:rsidRDefault="00AC68D9" w:rsidP="00CC6DC2">
      <w:pPr>
        <w:jc w:val="both"/>
        <w:rPr>
          <w:rFonts w:asciiTheme="majorHAnsi" w:hAnsiTheme="majorHAnsi"/>
          <w:sz w:val="22"/>
          <w:szCs w:val="22"/>
        </w:rPr>
      </w:pPr>
      <w:r w:rsidRPr="002B10F0">
        <w:rPr>
          <w:rFonts w:asciiTheme="majorHAnsi" w:hAnsiTheme="majorHAnsi"/>
          <w:sz w:val="22"/>
          <w:szCs w:val="22"/>
        </w:rPr>
        <w:t xml:space="preserve">When </w:t>
      </w:r>
      <w:ins w:id="540" w:author="Patience Duri" w:date="2019-09-12T19:40:00Z">
        <w:r w:rsidR="001335C8">
          <w:rPr>
            <w:rFonts w:asciiTheme="majorHAnsi" w:hAnsiTheme="majorHAnsi"/>
            <w:sz w:val="22"/>
            <w:szCs w:val="22"/>
          </w:rPr>
          <w:t>any of the above conditions are encountered by an employee, effectively that triggers the termination proce</w:t>
        </w:r>
      </w:ins>
      <w:ins w:id="541" w:author="Patience Duri" w:date="2019-09-12T19:41:00Z">
        <w:r w:rsidR="001335C8">
          <w:rPr>
            <w:rFonts w:asciiTheme="majorHAnsi" w:hAnsiTheme="majorHAnsi"/>
            <w:sz w:val="22"/>
            <w:szCs w:val="22"/>
          </w:rPr>
          <w:t>d</w:t>
        </w:r>
      </w:ins>
      <w:ins w:id="542" w:author="Patience Duri" w:date="2019-09-12T19:40:00Z">
        <w:r w:rsidR="001335C8">
          <w:rPr>
            <w:rFonts w:asciiTheme="majorHAnsi" w:hAnsiTheme="majorHAnsi"/>
            <w:sz w:val="22"/>
            <w:szCs w:val="22"/>
          </w:rPr>
          <w:t>ure.</w:t>
        </w:r>
      </w:ins>
      <w:ins w:id="543" w:author="Patience Duri" w:date="2019-09-12T19:42:00Z">
        <w:r w:rsidR="001335C8">
          <w:rPr>
            <w:rFonts w:asciiTheme="majorHAnsi" w:hAnsiTheme="majorHAnsi"/>
            <w:sz w:val="22"/>
            <w:szCs w:val="22"/>
          </w:rPr>
          <w:t xml:space="preserve"> For the employee to be paid his terminal benefits, he needs to be in good standing with </w:t>
        </w:r>
        <w:del w:id="544" w:author="Administrator@COLVEST2.co.zw" w:date="2019-09-13T10:12:00Z">
          <w:r w:rsidR="001335C8" w:rsidDel="00202184">
            <w:rPr>
              <w:rFonts w:asciiTheme="majorHAnsi" w:hAnsiTheme="majorHAnsi"/>
              <w:sz w:val="22"/>
              <w:szCs w:val="22"/>
            </w:rPr>
            <w:delText>theemployer</w:delText>
          </w:r>
        </w:del>
      </w:ins>
      <w:ins w:id="545" w:author="Administrator@COLVEST2.co.zw" w:date="2019-09-13T10:12:00Z">
        <w:r w:rsidR="00202184">
          <w:rPr>
            <w:rFonts w:asciiTheme="majorHAnsi" w:hAnsiTheme="majorHAnsi"/>
            <w:sz w:val="22"/>
            <w:szCs w:val="22"/>
          </w:rPr>
          <w:t>the employer</w:t>
        </w:r>
      </w:ins>
      <w:ins w:id="546" w:author="Patience Duri" w:date="2019-09-12T19:42:00Z">
        <w:r w:rsidR="001335C8">
          <w:rPr>
            <w:rFonts w:asciiTheme="majorHAnsi" w:hAnsiTheme="majorHAnsi"/>
            <w:sz w:val="22"/>
            <w:szCs w:val="22"/>
          </w:rPr>
          <w:t xml:space="preserve"> hence the need to complete the exit form. </w:t>
        </w:r>
      </w:ins>
      <w:del w:id="547" w:author="Patience Duri" w:date="2019-09-12T19:41:00Z">
        <w:r w:rsidRPr="002B10F0" w:rsidDel="001335C8">
          <w:rPr>
            <w:rFonts w:asciiTheme="majorHAnsi" w:hAnsiTheme="majorHAnsi"/>
            <w:sz w:val="22"/>
            <w:szCs w:val="22"/>
          </w:rPr>
          <w:delText xml:space="preserve">the intent to Terminate employment has been </w:delText>
        </w:r>
        <w:r w:rsidR="005A6FF0" w:rsidRPr="002B10F0" w:rsidDel="001335C8">
          <w:rPr>
            <w:rFonts w:asciiTheme="majorHAnsi" w:hAnsiTheme="majorHAnsi"/>
            <w:sz w:val="22"/>
            <w:szCs w:val="22"/>
          </w:rPr>
          <w:delText>approved</w:delText>
        </w:r>
      </w:del>
      <w:ins w:id="548" w:author="Patience Duri" w:date="2019-09-12T19:41:00Z">
        <w:r w:rsidR="001335C8">
          <w:rPr>
            <w:rFonts w:asciiTheme="majorHAnsi" w:hAnsiTheme="majorHAnsi"/>
            <w:sz w:val="22"/>
            <w:szCs w:val="22"/>
          </w:rPr>
          <w:t>.</w:t>
        </w:r>
      </w:ins>
      <w:del w:id="549" w:author="Patience Duri" w:date="2019-09-12T19:43:00Z">
        <w:r w:rsidR="005A6FF0" w:rsidRPr="002B10F0" w:rsidDel="001335C8">
          <w:rPr>
            <w:rFonts w:asciiTheme="majorHAnsi" w:hAnsiTheme="majorHAnsi"/>
            <w:sz w:val="22"/>
            <w:szCs w:val="22"/>
          </w:rPr>
          <w:delText xml:space="preserve"> t</w:delText>
        </w:r>
      </w:del>
      <w:ins w:id="550" w:author="Patience Duri" w:date="2019-09-12T19:43:00Z">
        <w:r w:rsidR="001335C8">
          <w:rPr>
            <w:rFonts w:asciiTheme="majorHAnsi" w:hAnsiTheme="majorHAnsi"/>
            <w:sz w:val="22"/>
            <w:szCs w:val="22"/>
          </w:rPr>
          <w:t>T</w:t>
        </w:r>
      </w:ins>
      <w:r w:rsidR="005A6FF0" w:rsidRPr="002B10F0">
        <w:rPr>
          <w:rFonts w:asciiTheme="majorHAnsi" w:hAnsiTheme="majorHAnsi"/>
          <w:sz w:val="22"/>
          <w:szCs w:val="22"/>
        </w:rPr>
        <w:t>he</w:t>
      </w:r>
      <w:r w:rsidR="003F140E" w:rsidRPr="002B10F0">
        <w:rPr>
          <w:rFonts w:asciiTheme="majorHAnsi" w:hAnsiTheme="majorHAnsi"/>
          <w:sz w:val="22"/>
          <w:szCs w:val="22"/>
        </w:rPr>
        <w:t xml:space="preserve"> employee</w:t>
      </w:r>
      <w:r w:rsidR="00CC24EA" w:rsidRPr="002B10F0">
        <w:rPr>
          <w:rFonts w:asciiTheme="majorHAnsi" w:hAnsiTheme="majorHAnsi"/>
          <w:sz w:val="22"/>
          <w:szCs w:val="22"/>
        </w:rPr>
        <w:t xml:space="preserve"> gets a clearance form </w:t>
      </w:r>
      <w:ins w:id="551" w:author="Patience Duri" w:date="2019-09-12T19:44:00Z">
        <w:r w:rsidR="001335C8">
          <w:rPr>
            <w:rFonts w:asciiTheme="majorHAnsi" w:hAnsiTheme="majorHAnsi"/>
            <w:sz w:val="22"/>
            <w:szCs w:val="22"/>
          </w:rPr>
          <w:t xml:space="preserve">from HR </w:t>
        </w:r>
      </w:ins>
      <w:r w:rsidR="00F2641F" w:rsidRPr="002B10F0">
        <w:rPr>
          <w:rFonts w:asciiTheme="majorHAnsi" w:hAnsiTheme="majorHAnsi"/>
          <w:sz w:val="22"/>
          <w:szCs w:val="22"/>
        </w:rPr>
        <w:t>and goes</w:t>
      </w:r>
      <w:r w:rsidR="003F140E" w:rsidRPr="002B10F0">
        <w:rPr>
          <w:rFonts w:asciiTheme="majorHAnsi" w:hAnsiTheme="majorHAnsi"/>
          <w:sz w:val="22"/>
          <w:szCs w:val="22"/>
        </w:rPr>
        <w:t xml:space="preserve"> through </w:t>
      </w:r>
      <w:r w:rsidR="00833F5D" w:rsidRPr="002B10F0">
        <w:rPr>
          <w:rFonts w:asciiTheme="majorHAnsi" w:hAnsiTheme="majorHAnsi"/>
          <w:sz w:val="22"/>
          <w:szCs w:val="22"/>
        </w:rPr>
        <w:t xml:space="preserve">the following department for clearance: </w:t>
      </w:r>
    </w:p>
    <w:p w14:paraId="35E6A37E" w14:textId="77777777" w:rsidR="00833F5D" w:rsidRPr="001335C8" w:rsidRDefault="00833F5D" w:rsidP="00CC6DC2">
      <w:pPr>
        <w:pStyle w:val="ListParagraph"/>
        <w:numPr>
          <w:ilvl w:val="0"/>
          <w:numId w:val="39"/>
        </w:numPr>
        <w:jc w:val="both"/>
        <w:rPr>
          <w:rFonts w:asciiTheme="majorHAnsi" w:hAnsiTheme="majorHAnsi"/>
        </w:rPr>
      </w:pPr>
      <w:r w:rsidRPr="001335C8">
        <w:rPr>
          <w:rFonts w:asciiTheme="majorHAnsi" w:hAnsiTheme="majorHAnsi"/>
          <w:bCs/>
          <w:rPrChange w:id="552" w:author="Patience Duri" w:date="2019-09-12T19:44:00Z">
            <w:rPr>
              <w:rFonts w:asciiTheme="majorHAnsi" w:hAnsiTheme="majorHAnsi"/>
              <w:b/>
              <w:bCs/>
            </w:rPr>
          </w:rPrChange>
        </w:rPr>
        <w:t>Human Resources (</w:t>
      </w:r>
      <w:r w:rsidRPr="001335C8">
        <w:rPr>
          <w:rFonts w:asciiTheme="majorHAnsi" w:hAnsiTheme="majorHAnsi"/>
          <w:bCs/>
          <w:i/>
          <w:rPrChange w:id="553" w:author="Patience Duri" w:date="2019-09-12T19:44:00Z">
            <w:rPr>
              <w:rFonts w:asciiTheme="majorHAnsi" w:hAnsiTheme="majorHAnsi"/>
              <w:b/>
              <w:bCs/>
              <w:i/>
            </w:rPr>
          </w:rPrChange>
        </w:rPr>
        <w:t>Housing)</w:t>
      </w:r>
      <w:ins w:id="554" w:author="Patience Duri" w:date="2019-09-12T19:44:00Z">
        <w:r w:rsidR="001335C8">
          <w:rPr>
            <w:rFonts w:asciiTheme="majorHAnsi" w:hAnsiTheme="majorHAnsi"/>
            <w:bCs/>
            <w:i/>
          </w:rPr>
          <w:t>/Bank Loans</w:t>
        </w:r>
      </w:ins>
    </w:p>
    <w:p w14:paraId="6C1ADD7B" w14:textId="77777777" w:rsidR="00833F5D" w:rsidRPr="001335C8" w:rsidRDefault="00833F5D" w:rsidP="00CC6DC2">
      <w:pPr>
        <w:pStyle w:val="ListParagraph"/>
        <w:numPr>
          <w:ilvl w:val="0"/>
          <w:numId w:val="39"/>
        </w:numPr>
        <w:jc w:val="both"/>
        <w:rPr>
          <w:rFonts w:asciiTheme="majorHAnsi" w:hAnsiTheme="majorHAnsi"/>
        </w:rPr>
      </w:pPr>
      <w:r w:rsidRPr="001335C8">
        <w:rPr>
          <w:rFonts w:asciiTheme="majorHAnsi" w:hAnsiTheme="majorHAnsi"/>
          <w:bCs/>
          <w:rPrChange w:id="555" w:author="Patience Duri" w:date="2019-09-12T19:44:00Z">
            <w:rPr>
              <w:rFonts w:asciiTheme="majorHAnsi" w:hAnsiTheme="majorHAnsi"/>
              <w:b/>
              <w:bCs/>
            </w:rPr>
          </w:rPrChange>
        </w:rPr>
        <w:t>Accounts</w:t>
      </w:r>
    </w:p>
    <w:p w14:paraId="5DAFA72D" w14:textId="77777777" w:rsidR="00833F5D" w:rsidRPr="001335C8" w:rsidRDefault="00833F5D" w:rsidP="00CC6DC2">
      <w:pPr>
        <w:pStyle w:val="ListParagraph"/>
        <w:numPr>
          <w:ilvl w:val="0"/>
          <w:numId w:val="39"/>
        </w:numPr>
        <w:jc w:val="both"/>
        <w:rPr>
          <w:rFonts w:asciiTheme="majorHAnsi" w:hAnsiTheme="majorHAnsi"/>
        </w:rPr>
      </w:pPr>
      <w:r w:rsidRPr="001335C8">
        <w:rPr>
          <w:rFonts w:asciiTheme="majorHAnsi" w:hAnsiTheme="majorHAnsi"/>
          <w:bCs/>
          <w:rPrChange w:id="556" w:author="Patience Duri" w:date="2019-09-12T19:44:00Z">
            <w:rPr>
              <w:rFonts w:asciiTheme="majorHAnsi" w:hAnsiTheme="majorHAnsi"/>
              <w:b/>
              <w:bCs/>
            </w:rPr>
          </w:rPrChange>
        </w:rPr>
        <w:t>Information Technology</w:t>
      </w:r>
    </w:p>
    <w:p w14:paraId="36AD4DFA" w14:textId="77777777" w:rsidR="00833F5D" w:rsidRPr="001335C8" w:rsidDel="001335C8" w:rsidRDefault="00833F5D" w:rsidP="00CC6DC2">
      <w:pPr>
        <w:pStyle w:val="ListParagraph"/>
        <w:numPr>
          <w:ilvl w:val="0"/>
          <w:numId w:val="39"/>
        </w:numPr>
        <w:jc w:val="both"/>
        <w:rPr>
          <w:del w:id="557" w:author="Patience Duri" w:date="2019-09-12T19:45:00Z"/>
          <w:rFonts w:asciiTheme="majorHAnsi" w:hAnsiTheme="majorHAnsi"/>
        </w:rPr>
      </w:pPr>
      <w:del w:id="558" w:author="Patience Duri" w:date="2019-09-12T19:45:00Z">
        <w:r w:rsidRPr="001335C8" w:rsidDel="001335C8">
          <w:rPr>
            <w:rFonts w:asciiTheme="majorHAnsi" w:hAnsiTheme="majorHAnsi"/>
            <w:bCs/>
            <w:rPrChange w:id="559" w:author="Patience Duri" w:date="2019-09-12T19:44:00Z">
              <w:rPr>
                <w:rFonts w:asciiTheme="majorHAnsi" w:hAnsiTheme="majorHAnsi"/>
                <w:b/>
                <w:bCs/>
              </w:rPr>
            </w:rPrChange>
          </w:rPr>
          <w:delText>Bank Loan</w:delText>
        </w:r>
      </w:del>
    </w:p>
    <w:p w14:paraId="3195477D" w14:textId="77777777" w:rsidR="00833F5D" w:rsidRPr="001335C8" w:rsidRDefault="00833F5D" w:rsidP="00CC6DC2">
      <w:pPr>
        <w:pStyle w:val="ListParagraph"/>
        <w:numPr>
          <w:ilvl w:val="0"/>
          <w:numId w:val="39"/>
        </w:numPr>
        <w:jc w:val="both"/>
        <w:rPr>
          <w:rFonts w:asciiTheme="majorHAnsi" w:hAnsiTheme="majorHAnsi"/>
        </w:rPr>
      </w:pPr>
      <w:r w:rsidRPr="001335C8">
        <w:rPr>
          <w:rFonts w:asciiTheme="majorHAnsi" w:hAnsiTheme="majorHAnsi"/>
          <w:bCs/>
          <w:rPrChange w:id="560" w:author="Patience Duri" w:date="2019-09-12T19:44:00Z">
            <w:rPr>
              <w:rFonts w:asciiTheme="majorHAnsi" w:hAnsiTheme="majorHAnsi"/>
              <w:b/>
              <w:bCs/>
            </w:rPr>
          </w:rPrChange>
        </w:rPr>
        <w:t>Hospital</w:t>
      </w:r>
    </w:p>
    <w:p w14:paraId="46E44DD1" w14:textId="77777777" w:rsidR="00833F5D" w:rsidRPr="001335C8" w:rsidRDefault="00833F5D" w:rsidP="00CC6DC2">
      <w:pPr>
        <w:pStyle w:val="ListParagraph"/>
        <w:numPr>
          <w:ilvl w:val="0"/>
          <w:numId w:val="39"/>
        </w:numPr>
        <w:jc w:val="both"/>
        <w:rPr>
          <w:rFonts w:asciiTheme="majorHAnsi" w:hAnsiTheme="majorHAnsi"/>
        </w:rPr>
      </w:pPr>
      <w:r w:rsidRPr="001335C8">
        <w:rPr>
          <w:rFonts w:asciiTheme="majorHAnsi" w:hAnsiTheme="majorHAnsi"/>
          <w:bCs/>
          <w:rPrChange w:id="561" w:author="Patience Duri" w:date="2019-09-12T19:44:00Z">
            <w:rPr>
              <w:rFonts w:asciiTheme="majorHAnsi" w:hAnsiTheme="majorHAnsi"/>
              <w:b/>
              <w:bCs/>
            </w:rPr>
          </w:rPrChange>
        </w:rPr>
        <w:t>Stores</w:t>
      </w:r>
      <w:r w:rsidRPr="001335C8">
        <w:rPr>
          <w:rFonts w:asciiTheme="majorHAnsi" w:hAnsiTheme="majorHAnsi"/>
        </w:rPr>
        <w:t xml:space="preserve">  </w:t>
      </w:r>
    </w:p>
    <w:p w14:paraId="3F8A28BD" w14:textId="4BFF6AB9" w:rsidR="00DE7949" w:rsidRPr="002B10F0" w:rsidRDefault="000C7026" w:rsidP="00CC6DC2">
      <w:pPr>
        <w:jc w:val="both"/>
        <w:rPr>
          <w:rFonts w:asciiTheme="majorHAnsi" w:hAnsiTheme="majorHAnsi"/>
          <w:sz w:val="22"/>
          <w:szCs w:val="22"/>
        </w:rPr>
      </w:pPr>
      <w:r w:rsidRPr="002B10F0">
        <w:rPr>
          <w:rFonts w:asciiTheme="majorHAnsi" w:hAnsiTheme="majorHAnsi"/>
          <w:sz w:val="22"/>
          <w:szCs w:val="22"/>
        </w:rPr>
        <w:t>This is done to ensure that the employe</w:t>
      </w:r>
      <w:ins w:id="562" w:author="Patience Duri" w:date="2019-09-12T19:49:00Z">
        <w:r w:rsidR="00BA2212">
          <w:rPr>
            <w:rFonts w:asciiTheme="majorHAnsi" w:hAnsiTheme="majorHAnsi"/>
            <w:sz w:val="22"/>
            <w:szCs w:val="22"/>
          </w:rPr>
          <w:t xml:space="preserve">r retains / recovers any </w:t>
        </w:r>
      </w:ins>
      <w:del w:id="563" w:author="Patience Duri" w:date="2019-09-12T19:49:00Z">
        <w:r w:rsidRPr="002B10F0" w:rsidDel="00BA2212">
          <w:rPr>
            <w:rFonts w:asciiTheme="majorHAnsi" w:hAnsiTheme="majorHAnsi"/>
            <w:sz w:val="22"/>
            <w:szCs w:val="22"/>
          </w:rPr>
          <w:delText>e</w:delText>
        </w:r>
      </w:del>
      <w:del w:id="564" w:author="Patience Duri" w:date="2019-09-12T19:50:00Z">
        <w:r w:rsidRPr="002B10F0" w:rsidDel="00BA2212">
          <w:rPr>
            <w:rFonts w:asciiTheme="majorHAnsi" w:hAnsiTheme="majorHAnsi"/>
            <w:sz w:val="22"/>
            <w:szCs w:val="22"/>
          </w:rPr>
          <w:delText xml:space="preserve"> </w:delText>
        </w:r>
        <w:r w:rsidR="003F140E" w:rsidRPr="002B10F0" w:rsidDel="00BA2212">
          <w:rPr>
            <w:rFonts w:asciiTheme="majorHAnsi" w:hAnsiTheme="majorHAnsi"/>
            <w:sz w:val="22"/>
            <w:szCs w:val="22"/>
          </w:rPr>
          <w:delText>return</w:delText>
        </w:r>
        <w:r w:rsidRPr="002B10F0" w:rsidDel="00BA2212">
          <w:rPr>
            <w:rFonts w:asciiTheme="majorHAnsi" w:hAnsiTheme="majorHAnsi"/>
            <w:sz w:val="22"/>
            <w:szCs w:val="22"/>
          </w:rPr>
          <w:delText xml:space="preserve">s all </w:delText>
        </w:r>
      </w:del>
      <w:r w:rsidRPr="002B10F0">
        <w:rPr>
          <w:rFonts w:asciiTheme="majorHAnsi" w:hAnsiTheme="majorHAnsi"/>
          <w:sz w:val="22"/>
          <w:szCs w:val="22"/>
        </w:rPr>
        <w:t xml:space="preserve">financial </w:t>
      </w:r>
      <w:ins w:id="565" w:author="Patience Duri" w:date="2019-09-12T19:50:00Z">
        <w:r w:rsidR="00BA2212">
          <w:rPr>
            <w:rFonts w:asciiTheme="majorHAnsi" w:hAnsiTheme="majorHAnsi"/>
            <w:sz w:val="22"/>
            <w:szCs w:val="22"/>
          </w:rPr>
          <w:t xml:space="preserve">dues owed by the employee </w:t>
        </w:r>
      </w:ins>
      <w:del w:id="566" w:author="Patience Duri" w:date="2019-09-12T19:50:00Z">
        <w:r w:rsidRPr="002B10F0" w:rsidDel="00BA2212">
          <w:rPr>
            <w:rFonts w:asciiTheme="majorHAnsi" w:hAnsiTheme="majorHAnsi"/>
            <w:sz w:val="22"/>
            <w:szCs w:val="22"/>
          </w:rPr>
          <w:delText>liabilities</w:delText>
        </w:r>
      </w:del>
      <w:r w:rsidRPr="002B10F0">
        <w:rPr>
          <w:rFonts w:asciiTheme="majorHAnsi" w:hAnsiTheme="majorHAnsi"/>
          <w:sz w:val="22"/>
          <w:szCs w:val="22"/>
        </w:rPr>
        <w:t xml:space="preserve"> and</w:t>
      </w:r>
      <w:r w:rsidR="00A73ED6" w:rsidRPr="002B10F0">
        <w:rPr>
          <w:rFonts w:asciiTheme="majorHAnsi" w:hAnsiTheme="majorHAnsi"/>
          <w:sz w:val="22"/>
          <w:szCs w:val="22"/>
        </w:rPr>
        <w:t xml:space="preserve"> equipment that</w:t>
      </w:r>
      <w:ins w:id="567" w:author="Patience Duri" w:date="2019-09-12T19:51:00Z">
        <w:r w:rsidR="00BA2212">
          <w:rPr>
            <w:rFonts w:asciiTheme="majorHAnsi" w:hAnsiTheme="majorHAnsi"/>
            <w:sz w:val="22"/>
            <w:szCs w:val="22"/>
          </w:rPr>
          <w:t xml:space="preserve"> was due to the employee by virtue of being employed</w:t>
        </w:r>
      </w:ins>
      <w:r w:rsidR="00A73ED6" w:rsidRPr="002B10F0">
        <w:rPr>
          <w:rFonts w:asciiTheme="majorHAnsi" w:hAnsiTheme="majorHAnsi"/>
          <w:sz w:val="22"/>
          <w:szCs w:val="22"/>
        </w:rPr>
        <w:t xml:space="preserve"> </w:t>
      </w:r>
      <w:del w:id="568" w:author="Patience Duri" w:date="2019-09-12T19:51:00Z">
        <w:r w:rsidR="00A73ED6" w:rsidRPr="002B10F0" w:rsidDel="00BA2212">
          <w:rPr>
            <w:rFonts w:asciiTheme="majorHAnsi" w:hAnsiTheme="majorHAnsi"/>
            <w:sz w:val="22"/>
            <w:szCs w:val="22"/>
          </w:rPr>
          <w:delText xml:space="preserve">have been assigned </w:delText>
        </w:r>
      </w:del>
      <w:del w:id="569" w:author="Patience Duri" w:date="2019-09-12T19:53:00Z">
        <w:r w:rsidR="00A73ED6" w:rsidRPr="002B10F0" w:rsidDel="00BA2212">
          <w:rPr>
            <w:rFonts w:asciiTheme="majorHAnsi" w:hAnsiTheme="majorHAnsi"/>
            <w:sz w:val="22"/>
            <w:szCs w:val="22"/>
          </w:rPr>
          <w:delText>to the employee</w:delText>
        </w:r>
      </w:del>
      <w:r w:rsidR="003F140E" w:rsidRPr="002B10F0">
        <w:rPr>
          <w:rFonts w:asciiTheme="majorHAnsi" w:hAnsiTheme="majorHAnsi"/>
          <w:sz w:val="22"/>
          <w:szCs w:val="22"/>
        </w:rPr>
        <w:t>.</w:t>
      </w:r>
      <w:r w:rsidR="001E7E75" w:rsidRPr="002B10F0">
        <w:rPr>
          <w:rFonts w:asciiTheme="majorHAnsi" w:hAnsiTheme="majorHAnsi"/>
          <w:sz w:val="22"/>
          <w:szCs w:val="22"/>
        </w:rPr>
        <w:t xml:space="preserve"> If the employee </w:t>
      </w:r>
      <w:ins w:id="570" w:author="Patience Duri" w:date="2019-09-12T19:54:00Z">
        <w:r w:rsidR="00BA2212">
          <w:rPr>
            <w:rFonts w:asciiTheme="majorHAnsi" w:hAnsiTheme="majorHAnsi"/>
            <w:sz w:val="22"/>
            <w:szCs w:val="22"/>
          </w:rPr>
          <w:t xml:space="preserve">is not in good standing, the respective HOS </w:t>
        </w:r>
      </w:ins>
      <w:del w:id="571" w:author="Patience Duri" w:date="2019-09-12T19:54:00Z">
        <w:r w:rsidR="001E7E75" w:rsidRPr="002B10F0" w:rsidDel="00BA2212">
          <w:rPr>
            <w:rFonts w:asciiTheme="majorHAnsi" w:hAnsiTheme="majorHAnsi"/>
            <w:sz w:val="22"/>
            <w:szCs w:val="22"/>
          </w:rPr>
          <w:delText xml:space="preserve">owes any financial liability or equipment the Head of Section puts a comment </w:delText>
        </w:r>
      </w:del>
      <w:ins w:id="572" w:author="Patience Duri" w:date="2019-09-12T19:54:00Z">
        <w:r w:rsidR="00BA2212">
          <w:rPr>
            <w:rFonts w:asciiTheme="majorHAnsi" w:hAnsiTheme="majorHAnsi"/>
            <w:sz w:val="22"/>
            <w:szCs w:val="22"/>
          </w:rPr>
          <w:t xml:space="preserve">indicates the nature </w:t>
        </w:r>
      </w:ins>
      <w:ins w:id="573" w:author="Patience Duri" w:date="2019-09-12T19:55:00Z">
        <w:r w:rsidR="00BA2212">
          <w:rPr>
            <w:rFonts w:asciiTheme="majorHAnsi" w:hAnsiTheme="majorHAnsi"/>
            <w:sz w:val="22"/>
            <w:szCs w:val="22"/>
          </w:rPr>
          <w:t xml:space="preserve">of the what the </w:t>
        </w:r>
      </w:ins>
      <w:ins w:id="574" w:author="Patience Duri" w:date="2019-09-12T19:56:00Z">
        <w:r w:rsidR="00BA2212">
          <w:rPr>
            <w:rFonts w:asciiTheme="majorHAnsi" w:hAnsiTheme="majorHAnsi"/>
            <w:sz w:val="22"/>
            <w:szCs w:val="22"/>
          </w:rPr>
          <w:t>employee</w:t>
        </w:r>
      </w:ins>
      <w:ins w:id="575" w:author="Patience Duri" w:date="2019-09-12T19:55:00Z">
        <w:r w:rsidR="00BA2212">
          <w:rPr>
            <w:rFonts w:asciiTheme="majorHAnsi" w:hAnsiTheme="majorHAnsi"/>
            <w:sz w:val="22"/>
            <w:szCs w:val="22"/>
          </w:rPr>
          <w:t xml:space="preserve"> owes </w:t>
        </w:r>
      </w:ins>
      <w:r w:rsidR="001E7E75" w:rsidRPr="002B10F0">
        <w:rPr>
          <w:rFonts w:asciiTheme="majorHAnsi" w:hAnsiTheme="majorHAnsi"/>
          <w:sz w:val="22"/>
          <w:szCs w:val="22"/>
        </w:rPr>
        <w:t xml:space="preserve">on the clearance form. </w:t>
      </w:r>
      <w:ins w:id="576" w:author="Patience Duri" w:date="2019-09-12T19:56:00Z">
        <w:r w:rsidR="00BA2212">
          <w:rPr>
            <w:rFonts w:asciiTheme="majorHAnsi" w:hAnsiTheme="majorHAnsi"/>
            <w:sz w:val="22"/>
            <w:szCs w:val="22"/>
          </w:rPr>
          <w:t xml:space="preserve">The Accounting Officer </w:t>
        </w:r>
      </w:ins>
      <w:del w:id="577" w:author="Patience Duri" w:date="2019-09-12T19:56:00Z">
        <w:r w:rsidR="001E7E75" w:rsidRPr="002B10F0" w:rsidDel="00BA2212">
          <w:rPr>
            <w:rFonts w:asciiTheme="majorHAnsi" w:hAnsiTheme="majorHAnsi"/>
            <w:sz w:val="22"/>
            <w:szCs w:val="22"/>
          </w:rPr>
          <w:delText xml:space="preserve">When the clearance form </w:delText>
        </w:r>
        <w:r w:rsidR="00393BF2" w:rsidRPr="002B10F0" w:rsidDel="00BA2212">
          <w:rPr>
            <w:rFonts w:asciiTheme="majorHAnsi" w:hAnsiTheme="majorHAnsi"/>
            <w:sz w:val="22"/>
            <w:szCs w:val="22"/>
          </w:rPr>
          <w:delText>gets</w:delText>
        </w:r>
        <w:r w:rsidR="001E7E75" w:rsidRPr="002B10F0" w:rsidDel="00BA2212">
          <w:rPr>
            <w:rFonts w:asciiTheme="majorHAnsi" w:hAnsiTheme="majorHAnsi"/>
            <w:sz w:val="22"/>
            <w:szCs w:val="22"/>
          </w:rPr>
          <w:delText xml:space="preserve"> to Finance department the Accounting Officer </w:delText>
        </w:r>
      </w:del>
      <w:ins w:id="578" w:author="Patience Duri" w:date="2019-09-12T19:56:00Z">
        <w:r w:rsidR="00BA2212">
          <w:rPr>
            <w:rFonts w:asciiTheme="majorHAnsi" w:hAnsiTheme="majorHAnsi"/>
            <w:sz w:val="22"/>
            <w:szCs w:val="22"/>
          </w:rPr>
          <w:t xml:space="preserve"> calculates and insert </w:t>
        </w:r>
      </w:ins>
      <w:del w:id="579" w:author="Patience Duri" w:date="2019-09-12T19:56:00Z">
        <w:r w:rsidR="00393BF2" w:rsidRPr="002B10F0" w:rsidDel="00BA2212">
          <w:rPr>
            <w:rFonts w:asciiTheme="majorHAnsi" w:hAnsiTheme="majorHAnsi"/>
            <w:sz w:val="22"/>
            <w:szCs w:val="22"/>
          </w:rPr>
          <w:delText>puts</w:delText>
        </w:r>
      </w:del>
      <w:r w:rsidR="00393BF2" w:rsidRPr="002B10F0">
        <w:rPr>
          <w:rFonts w:asciiTheme="majorHAnsi" w:hAnsiTheme="majorHAnsi"/>
          <w:sz w:val="22"/>
          <w:szCs w:val="22"/>
        </w:rPr>
        <w:t xml:space="preserve"> the value of equipment </w:t>
      </w:r>
      <w:r w:rsidR="00393BF2" w:rsidRPr="002B10F0">
        <w:rPr>
          <w:rFonts w:asciiTheme="majorHAnsi" w:hAnsiTheme="majorHAnsi"/>
          <w:sz w:val="22"/>
          <w:szCs w:val="22"/>
        </w:rPr>
        <w:lastRenderedPageBreak/>
        <w:t xml:space="preserve">and or financial </w:t>
      </w:r>
      <w:del w:id="580" w:author="Patience Duri" w:date="2019-09-12T19:57:00Z">
        <w:r w:rsidR="00393BF2" w:rsidRPr="002B10F0" w:rsidDel="00BA2212">
          <w:rPr>
            <w:rFonts w:asciiTheme="majorHAnsi" w:hAnsiTheme="majorHAnsi"/>
            <w:sz w:val="22"/>
            <w:szCs w:val="22"/>
          </w:rPr>
          <w:delText>liabilities</w:delText>
        </w:r>
      </w:del>
      <w:ins w:id="581" w:author="Patience Duri" w:date="2019-09-12T19:57:00Z">
        <w:r w:rsidR="00BA2212">
          <w:rPr>
            <w:rFonts w:asciiTheme="majorHAnsi" w:hAnsiTheme="majorHAnsi"/>
            <w:sz w:val="22"/>
            <w:szCs w:val="22"/>
          </w:rPr>
          <w:t>dues</w:t>
        </w:r>
      </w:ins>
      <w:r w:rsidR="00393BF2" w:rsidRPr="002B10F0">
        <w:rPr>
          <w:rFonts w:asciiTheme="majorHAnsi" w:hAnsiTheme="majorHAnsi"/>
          <w:sz w:val="22"/>
          <w:szCs w:val="22"/>
        </w:rPr>
        <w:t>.</w:t>
      </w:r>
      <w:ins w:id="582" w:author="Patience Duri" w:date="2019-09-12T19:57:00Z">
        <w:r w:rsidR="00BA2212">
          <w:rPr>
            <w:rFonts w:asciiTheme="majorHAnsi" w:hAnsiTheme="majorHAnsi"/>
            <w:sz w:val="22"/>
            <w:szCs w:val="22"/>
          </w:rPr>
          <w:t xml:space="preserve"> Once completed the employee takes it back to HR who in turn submit to </w:t>
        </w:r>
      </w:ins>
      <w:del w:id="583" w:author="Patience Duri" w:date="2019-09-12T19:57:00Z">
        <w:r w:rsidR="00393BF2" w:rsidRPr="002B10F0" w:rsidDel="00BA2212">
          <w:rPr>
            <w:rFonts w:asciiTheme="majorHAnsi" w:hAnsiTheme="majorHAnsi"/>
            <w:sz w:val="22"/>
            <w:szCs w:val="22"/>
          </w:rPr>
          <w:delText xml:space="preserve"> Clearance form finally is cleared by </w:delText>
        </w:r>
      </w:del>
      <w:ins w:id="584" w:author="Patience Duri" w:date="2019-09-12T19:57:00Z">
        <w:del w:id="585" w:author="Administrator@COLVEST2.co.zw" w:date="2019-09-13T12:53:00Z">
          <w:r w:rsidR="00BA2212" w:rsidDel="0028518C">
            <w:rPr>
              <w:rFonts w:asciiTheme="majorHAnsi" w:hAnsiTheme="majorHAnsi"/>
              <w:sz w:val="22"/>
              <w:szCs w:val="22"/>
            </w:rPr>
            <w:delText xml:space="preserve"> to</w:delText>
          </w:r>
        </w:del>
        <w:r w:rsidR="00BA2212">
          <w:rPr>
            <w:rFonts w:asciiTheme="majorHAnsi" w:hAnsiTheme="majorHAnsi"/>
            <w:sz w:val="22"/>
            <w:szCs w:val="22"/>
          </w:rPr>
          <w:t xml:space="preserve"> </w:t>
        </w:r>
      </w:ins>
      <w:r w:rsidR="00393BF2" w:rsidRPr="002B10F0">
        <w:rPr>
          <w:rFonts w:asciiTheme="majorHAnsi" w:hAnsiTheme="majorHAnsi"/>
          <w:sz w:val="22"/>
          <w:szCs w:val="22"/>
        </w:rPr>
        <w:t xml:space="preserve">the </w:t>
      </w:r>
      <w:del w:id="586" w:author="Patience Duri" w:date="2019-09-12T19:58:00Z">
        <w:r w:rsidR="00393BF2" w:rsidRPr="002B10F0" w:rsidDel="00BA2212">
          <w:rPr>
            <w:rFonts w:asciiTheme="majorHAnsi" w:hAnsiTheme="majorHAnsi"/>
            <w:sz w:val="22"/>
            <w:szCs w:val="22"/>
          </w:rPr>
          <w:delText>p</w:delText>
        </w:r>
      </w:del>
      <w:ins w:id="587" w:author="Patience Duri" w:date="2019-09-12T19:58:00Z">
        <w:r w:rsidR="00BA2212">
          <w:rPr>
            <w:rFonts w:asciiTheme="majorHAnsi" w:hAnsiTheme="majorHAnsi"/>
            <w:sz w:val="22"/>
            <w:szCs w:val="22"/>
          </w:rPr>
          <w:t>P</w:t>
        </w:r>
      </w:ins>
      <w:r w:rsidR="00393BF2" w:rsidRPr="002B10F0">
        <w:rPr>
          <w:rFonts w:asciiTheme="majorHAnsi" w:hAnsiTheme="majorHAnsi"/>
          <w:sz w:val="22"/>
          <w:szCs w:val="22"/>
        </w:rPr>
        <w:t xml:space="preserve">ayroll </w:t>
      </w:r>
      <w:del w:id="588" w:author="Patience Duri" w:date="2019-09-12T19:58:00Z">
        <w:r w:rsidR="00393BF2" w:rsidRPr="002B10F0" w:rsidDel="00BA2212">
          <w:rPr>
            <w:rFonts w:asciiTheme="majorHAnsi" w:hAnsiTheme="majorHAnsi"/>
            <w:sz w:val="22"/>
            <w:szCs w:val="22"/>
          </w:rPr>
          <w:delText>o</w:delText>
        </w:r>
      </w:del>
      <w:ins w:id="589" w:author="Patience Duri" w:date="2019-09-12T19:58:00Z">
        <w:r w:rsidR="00BA2212">
          <w:rPr>
            <w:rFonts w:asciiTheme="majorHAnsi" w:hAnsiTheme="majorHAnsi"/>
            <w:sz w:val="22"/>
            <w:szCs w:val="22"/>
          </w:rPr>
          <w:t>O</w:t>
        </w:r>
      </w:ins>
      <w:r w:rsidR="00393BF2" w:rsidRPr="002B10F0">
        <w:rPr>
          <w:rFonts w:asciiTheme="majorHAnsi" w:hAnsiTheme="majorHAnsi"/>
          <w:sz w:val="22"/>
          <w:szCs w:val="22"/>
        </w:rPr>
        <w:t>fficer</w:t>
      </w:r>
      <w:ins w:id="590" w:author="Patience Duri" w:date="2019-09-12T19:58:00Z">
        <w:r w:rsidR="00DA56D1">
          <w:rPr>
            <w:rFonts w:asciiTheme="majorHAnsi" w:hAnsiTheme="majorHAnsi"/>
            <w:sz w:val="22"/>
            <w:szCs w:val="22"/>
          </w:rPr>
          <w:t xml:space="preserve"> for final disbursement of the terminal benefits</w:t>
        </w:r>
      </w:ins>
      <w:ins w:id="591" w:author="Patience Duri" w:date="2019-09-12T19:59:00Z">
        <w:r w:rsidR="00DA56D1">
          <w:rPr>
            <w:rFonts w:asciiTheme="majorHAnsi" w:hAnsiTheme="majorHAnsi"/>
            <w:sz w:val="22"/>
            <w:szCs w:val="22"/>
          </w:rPr>
          <w:t xml:space="preserve"> after taking into account the noted deductions</w:t>
        </w:r>
      </w:ins>
      <w:r w:rsidR="00393BF2" w:rsidRPr="002B10F0">
        <w:rPr>
          <w:rFonts w:asciiTheme="majorHAnsi" w:hAnsiTheme="majorHAnsi"/>
          <w:sz w:val="22"/>
          <w:szCs w:val="22"/>
        </w:rPr>
        <w:t>.</w:t>
      </w:r>
      <w:ins w:id="592" w:author="Patience Duri" w:date="2019-09-12T19:58:00Z">
        <w:r w:rsidR="00DA56D1">
          <w:rPr>
            <w:rFonts w:asciiTheme="majorHAnsi" w:hAnsiTheme="majorHAnsi"/>
            <w:sz w:val="22"/>
            <w:szCs w:val="22"/>
          </w:rPr>
          <w:t xml:space="preserve"> Terminal benefits can only be disbursed once the clearance form has been completed.</w:t>
        </w:r>
      </w:ins>
      <w:del w:id="593" w:author="Patience Duri" w:date="2019-09-12T19:59:00Z">
        <w:r w:rsidR="00393BF2" w:rsidRPr="002B10F0" w:rsidDel="00DA56D1">
          <w:rPr>
            <w:rFonts w:asciiTheme="majorHAnsi" w:hAnsiTheme="majorHAnsi"/>
            <w:sz w:val="22"/>
            <w:szCs w:val="22"/>
          </w:rPr>
          <w:delText xml:space="preserve"> The payroll officer checks and verifies the clearance forms with the Head of Sections (HOS).</w:delText>
        </w:r>
      </w:del>
      <w:r w:rsidR="00393BF2" w:rsidRPr="002B10F0">
        <w:rPr>
          <w:rFonts w:asciiTheme="majorHAnsi" w:hAnsiTheme="majorHAnsi"/>
          <w:sz w:val="22"/>
          <w:szCs w:val="22"/>
        </w:rPr>
        <w:t xml:space="preserve"> </w:t>
      </w:r>
    </w:p>
    <w:bookmarkStart w:id="594" w:name="_MON_1626769513"/>
    <w:bookmarkEnd w:id="594"/>
    <w:p w14:paraId="32499E06" w14:textId="77777777" w:rsidR="00DE7949" w:rsidRPr="002B10F0" w:rsidRDefault="00DE7949" w:rsidP="00CC6DC2">
      <w:pPr>
        <w:jc w:val="both"/>
        <w:rPr>
          <w:rFonts w:asciiTheme="majorHAnsi" w:hAnsiTheme="majorHAnsi"/>
          <w:sz w:val="22"/>
          <w:szCs w:val="22"/>
        </w:rPr>
      </w:pPr>
      <w:r w:rsidRPr="002B10F0">
        <w:rPr>
          <w:rFonts w:asciiTheme="majorHAnsi" w:hAnsiTheme="majorHAnsi"/>
        </w:rPr>
        <w:object w:dxaOrig="1536" w:dyaOrig="992" w14:anchorId="2C7D0BD1">
          <v:shape id="_x0000_i1056" type="#_x0000_t75" style="width:77pt;height:49.45pt" o:ole="" o:bordertopcolor="this" o:borderleftcolor="this" o:borderbottomcolor="this" o:borderrightcolor="this">
            <v:imagedata r:id="rId73" o:title=""/>
            <w10:bordertop type="single" width="12"/>
            <w10:borderleft type="single" width="12"/>
            <w10:borderbottom type="single" width="12"/>
            <w10:borderright type="single" width="12"/>
          </v:shape>
          <o:OLEObject Type="Embed" ProgID="Word.Document.8" ShapeID="_x0000_i1056" DrawAspect="Icon" ObjectID="_1629892933" r:id="rId74">
            <o:FieldCodes>\s</o:FieldCodes>
          </o:OLEObject>
        </w:object>
      </w:r>
    </w:p>
    <w:p w14:paraId="4D400AF8" w14:textId="77777777" w:rsidR="003F140E" w:rsidRPr="002B10F0" w:rsidRDefault="00487974" w:rsidP="00CC6DC2">
      <w:pPr>
        <w:jc w:val="both"/>
        <w:rPr>
          <w:rFonts w:asciiTheme="majorHAnsi" w:hAnsiTheme="majorHAnsi"/>
          <w:sz w:val="22"/>
          <w:szCs w:val="22"/>
        </w:rPr>
      </w:pPr>
      <w:del w:id="595" w:author="Patience Duri" w:date="2019-09-12T20:00:00Z">
        <w:r w:rsidRPr="002B10F0" w:rsidDel="00DA56D1">
          <w:rPr>
            <w:rFonts w:asciiTheme="majorHAnsi" w:hAnsiTheme="majorHAnsi"/>
            <w:sz w:val="22"/>
            <w:szCs w:val="22"/>
          </w:rPr>
          <w:delText xml:space="preserve">If the employee owes FC Platinum then the Payroll officer deducts the amount from Employee’s </w:delText>
        </w:r>
        <w:r w:rsidR="00386B7D" w:rsidRPr="002B10F0" w:rsidDel="00DA56D1">
          <w:rPr>
            <w:rFonts w:asciiTheme="majorHAnsi" w:hAnsiTheme="majorHAnsi"/>
            <w:sz w:val="22"/>
            <w:szCs w:val="22"/>
          </w:rPr>
          <w:delText xml:space="preserve">Terminal </w:delText>
        </w:r>
        <w:r w:rsidRPr="002B10F0" w:rsidDel="00DA56D1">
          <w:rPr>
            <w:rFonts w:asciiTheme="majorHAnsi" w:hAnsiTheme="majorHAnsi"/>
            <w:sz w:val="22"/>
            <w:szCs w:val="22"/>
          </w:rPr>
          <w:delText>Benefi</w:delText>
        </w:r>
        <w:r w:rsidR="00386B7D" w:rsidRPr="002B10F0" w:rsidDel="00DA56D1">
          <w:rPr>
            <w:rFonts w:asciiTheme="majorHAnsi" w:hAnsiTheme="majorHAnsi"/>
            <w:sz w:val="22"/>
            <w:szCs w:val="22"/>
          </w:rPr>
          <w:delText>ts</w:delText>
        </w:r>
        <w:r w:rsidRPr="002B10F0" w:rsidDel="00DA56D1">
          <w:rPr>
            <w:rFonts w:asciiTheme="majorHAnsi" w:hAnsiTheme="majorHAnsi"/>
            <w:sz w:val="22"/>
            <w:szCs w:val="22"/>
          </w:rPr>
          <w:delText xml:space="preserve">. </w:delText>
        </w:r>
      </w:del>
      <w:r w:rsidR="003F140E" w:rsidRPr="002B10F0">
        <w:rPr>
          <w:rFonts w:asciiTheme="majorHAnsi" w:hAnsiTheme="majorHAnsi"/>
          <w:sz w:val="22"/>
          <w:szCs w:val="22"/>
        </w:rPr>
        <w:t xml:space="preserve">After </w:t>
      </w:r>
      <w:r w:rsidR="00A73ED6" w:rsidRPr="002B10F0">
        <w:rPr>
          <w:rFonts w:asciiTheme="majorHAnsi" w:hAnsiTheme="majorHAnsi"/>
          <w:sz w:val="22"/>
          <w:szCs w:val="22"/>
        </w:rPr>
        <w:t>clearance</w:t>
      </w:r>
      <w:r w:rsidRPr="002B10F0">
        <w:rPr>
          <w:rFonts w:asciiTheme="majorHAnsi" w:hAnsiTheme="majorHAnsi"/>
          <w:sz w:val="22"/>
          <w:szCs w:val="22"/>
        </w:rPr>
        <w:t xml:space="preserve"> process</w:t>
      </w:r>
      <w:r w:rsidR="00A73ED6" w:rsidRPr="002B10F0">
        <w:rPr>
          <w:rFonts w:asciiTheme="majorHAnsi" w:hAnsiTheme="majorHAnsi"/>
          <w:sz w:val="22"/>
          <w:szCs w:val="22"/>
        </w:rPr>
        <w:t xml:space="preserve">, the </w:t>
      </w:r>
      <w:r w:rsidRPr="002B10F0">
        <w:rPr>
          <w:rFonts w:asciiTheme="majorHAnsi" w:hAnsiTheme="majorHAnsi"/>
          <w:sz w:val="22"/>
          <w:szCs w:val="22"/>
        </w:rPr>
        <w:t>HR Officer terminates the contract</w:t>
      </w:r>
      <w:r w:rsidR="00DE7949" w:rsidRPr="002B10F0">
        <w:rPr>
          <w:rFonts w:asciiTheme="majorHAnsi" w:hAnsiTheme="majorHAnsi"/>
          <w:sz w:val="22"/>
          <w:szCs w:val="22"/>
        </w:rPr>
        <w:t>.</w:t>
      </w:r>
      <w:r w:rsidRPr="002B10F0">
        <w:rPr>
          <w:rFonts w:asciiTheme="majorHAnsi" w:hAnsiTheme="majorHAnsi"/>
          <w:sz w:val="22"/>
          <w:szCs w:val="22"/>
        </w:rPr>
        <w:t xml:space="preserve"> </w:t>
      </w:r>
    </w:p>
    <w:commentRangeStart w:id="596"/>
    <w:p w14:paraId="2CF1AE2D" w14:textId="77777777" w:rsidR="00FC38D0" w:rsidRPr="002B10F0" w:rsidRDefault="006A3A21" w:rsidP="00CC6DC2">
      <w:pPr>
        <w:jc w:val="both"/>
        <w:rPr>
          <w:rFonts w:asciiTheme="majorHAnsi" w:hAnsiTheme="majorHAnsi"/>
        </w:rPr>
      </w:pPr>
      <w:r w:rsidRPr="002B10F0">
        <w:rPr>
          <w:rFonts w:asciiTheme="majorHAnsi" w:hAnsiTheme="majorHAnsi"/>
        </w:rPr>
        <w:object w:dxaOrig="16066" w:dyaOrig="14431" w14:anchorId="543B1E67">
          <v:shape id="_x0000_i1057" type="#_x0000_t75" style="width:450.8pt;height:405.1pt" o:ole="">
            <v:imagedata r:id="rId75" o:title=""/>
          </v:shape>
          <o:OLEObject Type="Embed" ProgID="Visio.Drawing.15" ShapeID="_x0000_i1057" DrawAspect="Content" ObjectID="_1629892934" r:id="rId76"/>
        </w:object>
      </w:r>
      <w:commentRangeEnd w:id="596"/>
      <w:r w:rsidR="00DA56D1">
        <w:rPr>
          <w:rStyle w:val="CommentReference"/>
        </w:rPr>
        <w:commentReference w:id="596"/>
      </w:r>
    </w:p>
    <w:p w14:paraId="4EB3C545" w14:textId="77777777" w:rsidR="00FC38D0" w:rsidRPr="002B10F0" w:rsidRDefault="00FC38D0" w:rsidP="00CC6DC2">
      <w:pPr>
        <w:pStyle w:val="Heading4"/>
        <w:jc w:val="both"/>
        <w:rPr>
          <w:i w:val="0"/>
          <w:iCs w:val="0"/>
          <w:color w:val="auto"/>
        </w:rPr>
      </w:pPr>
      <w:bookmarkStart w:id="597" w:name="_Toc15391783"/>
      <w:r w:rsidRPr="002B10F0">
        <w:rPr>
          <w:i w:val="0"/>
          <w:iCs w:val="0"/>
          <w:color w:val="auto"/>
        </w:rPr>
        <w:t>Actors</w:t>
      </w:r>
      <w:bookmarkEnd w:id="597"/>
      <w:r w:rsidRPr="002B10F0">
        <w:rPr>
          <w:i w:val="0"/>
          <w:iCs w:val="0"/>
          <w:color w:val="auto"/>
        </w:rPr>
        <w:t xml:space="preserve"> </w:t>
      </w:r>
    </w:p>
    <w:p w14:paraId="61A3C87F" w14:textId="77777777" w:rsidR="00FC38D0" w:rsidRPr="002B10F0" w:rsidRDefault="00FC38D0" w:rsidP="00CC6DC2">
      <w:pPr>
        <w:pStyle w:val="ListParagraph"/>
        <w:numPr>
          <w:ilvl w:val="0"/>
          <w:numId w:val="2"/>
        </w:numPr>
        <w:jc w:val="both"/>
        <w:rPr>
          <w:rFonts w:asciiTheme="majorHAnsi" w:hAnsiTheme="majorHAnsi"/>
        </w:rPr>
      </w:pPr>
      <w:r w:rsidRPr="002B10F0">
        <w:rPr>
          <w:rFonts w:asciiTheme="majorHAnsi" w:hAnsiTheme="majorHAnsi"/>
        </w:rPr>
        <w:t xml:space="preserve">Head of </w:t>
      </w:r>
      <w:r w:rsidR="007B39E1" w:rsidRPr="002B10F0">
        <w:rPr>
          <w:rFonts w:asciiTheme="majorHAnsi" w:hAnsiTheme="majorHAnsi"/>
        </w:rPr>
        <w:t xml:space="preserve">Section </w:t>
      </w:r>
      <w:r w:rsidR="00317DCE" w:rsidRPr="002B10F0">
        <w:rPr>
          <w:rFonts w:asciiTheme="majorHAnsi" w:hAnsiTheme="majorHAnsi"/>
        </w:rPr>
        <w:t>(HOS)</w:t>
      </w:r>
    </w:p>
    <w:p w14:paraId="634FA792" w14:textId="77777777" w:rsidR="00FC38D0" w:rsidRPr="002B10F0" w:rsidRDefault="00FC38D0" w:rsidP="00CC6DC2">
      <w:pPr>
        <w:pStyle w:val="ListParagraph"/>
        <w:numPr>
          <w:ilvl w:val="0"/>
          <w:numId w:val="2"/>
        </w:numPr>
        <w:jc w:val="both"/>
        <w:rPr>
          <w:rFonts w:asciiTheme="majorHAnsi" w:hAnsiTheme="majorHAnsi"/>
        </w:rPr>
      </w:pPr>
      <w:r w:rsidRPr="002B10F0">
        <w:rPr>
          <w:rFonts w:asciiTheme="majorHAnsi" w:hAnsiTheme="majorHAnsi"/>
        </w:rPr>
        <w:t>HR Officer</w:t>
      </w:r>
    </w:p>
    <w:p w14:paraId="01DC7A6A" w14:textId="77777777" w:rsidR="00FC38D0" w:rsidRPr="002B10F0" w:rsidRDefault="00FC38D0" w:rsidP="00CC6DC2">
      <w:pPr>
        <w:pStyle w:val="ListParagraph"/>
        <w:numPr>
          <w:ilvl w:val="0"/>
          <w:numId w:val="2"/>
        </w:numPr>
        <w:jc w:val="both"/>
        <w:rPr>
          <w:rFonts w:asciiTheme="majorHAnsi" w:hAnsiTheme="majorHAnsi"/>
        </w:rPr>
      </w:pPr>
      <w:r w:rsidRPr="002B10F0">
        <w:rPr>
          <w:rFonts w:asciiTheme="majorHAnsi" w:hAnsiTheme="majorHAnsi"/>
        </w:rPr>
        <w:t>Employee</w:t>
      </w:r>
    </w:p>
    <w:p w14:paraId="0250D6FB" w14:textId="77777777" w:rsidR="00317DCE" w:rsidRPr="002B10F0" w:rsidRDefault="00317DCE" w:rsidP="00CC6DC2">
      <w:pPr>
        <w:pStyle w:val="ListParagraph"/>
        <w:numPr>
          <w:ilvl w:val="0"/>
          <w:numId w:val="2"/>
        </w:numPr>
        <w:jc w:val="both"/>
        <w:rPr>
          <w:rFonts w:asciiTheme="majorHAnsi" w:hAnsiTheme="majorHAnsi"/>
        </w:rPr>
      </w:pPr>
      <w:r w:rsidRPr="002B10F0">
        <w:rPr>
          <w:rFonts w:asciiTheme="majorHAnsi" w:hAnsiTheme="majorHAnsi"/>
        </w:rPr>
        <w:t>Finance Officer</w:t>
      </w:r>
    </w:p>
    <w:p w14:paraId="7253FD93" w14:textId="77777777" w:rsidR="00317DCE" w:rsidRPr="002B10F0" w:rsidRDefault="00317DCE" w:rsidP="00CC6DC2">
      <w:pPr>
        <w:pStyle w:val="ListParagraph"/>
        <w:numPr>
          <w:ilvl w:val="0"/>
          <w:numId w:val="2"/>
        </w:numPr>
        <w:jc w:val="both"/>
        <w:rPr>
          <w:rFonts w:asciiTheme="majorHAnsi" w:hAnsiTheme="majorHAnsi"/>
        </w:rPr>
      </w:pPr>
      <w:r w:rsidRPr="002B10F0">
        <w:rPr>
          <w:rFonts w:asciiTheme="majorHAnsi" w:hAnsiTheme="majorHAnsi"/>
        </w:rPr>
        <w:t>Payroll Officer</w:t>
      </w:r>
    </w:p>
    <w:p w14:paraId="1B33EF8E" w14:textId="77777777" w:rsidR="00FC38D0" w:rsidRPr="002B10F0" w:rsidRDefault="00FC38D0" w:rsidP="00CC6DC2">
      <w:pPr>
        <w:pStyle w:val="Heading4"/>
        <w:jc w:val="both"/>
        <w:rPr>
          <w:i w:val="0"/>
          <w:iCs w:val="0"/>
          <w:color w:val="auto"/>
        </w:rPr>
      </w:pPr>
      <w:bookmarkStart w:id="598" w:name="_Toc15391784"/>
      <w:r w:rsidRPr="002B10F0">
        <w:rPr>
          <w:i w:val="0"/>
          <w:iCs w:val="0"/>
          <w:color w:val="auto"/>
        </w:rPr>
        <w:lastRenderedPageBreak/>
        <w:t>Workflow</w:t>
      </w:r>
      <w:bookmarkEnd w:id="598"/>
      <w:r w:rsidR="007B39E1" w:rsidRPr="002B10F0">
        <w:rPr>
          <w:i w:val="0"/>
          <w:iCs w:val="0"/>
          <w:color w:val="auto"/>
        </w:rPr>
        <w:t xml:space="preserve"> &amp; Notification</w:t>
      </w:r>
    </w:p>
    <w:p w14:paraId="3279CFDC" w14:textId="77777777" w:rsidR="00FC38D0" w:rsidRPr="002B10F0" w:rsidRDefault="007B39E1" w:rsidP="00CC6DC2">
      <w:pPr>
        <w:pStyle w:val="ListParagraph"/>
        <w:numPr>
          <w:ilvl w:val="0"/>
          <w:numId w:val="3"/>
        </w:numPr>
        <w:jc w:val="both"/>
        <w:rPr>
          <w:rFonts w:asciiTheme="majorHAnsi" w:hAnsiTheme="majorHAnsi"/>
        </w:rPr>
      </w:pPr>
      <w:r w:rsidRPr="002B10F0">
        <w:rPr>
          <w:rFonts w:asciiTheme="majorHAnsi" w:hAnsiTheme="majorHAnsi"/>
        </w:rPr>
        <w:t xml:space="preserve">Workflow -Approval for Employee termination </w:t>
      </w:r>
    </w:p>
    <w:p w14:paraId="06280A62" w14:textId="77777777" w:rsidR="007B39E1" w:rsidRPr="002B10F0" w:rsidRDefault="007B39E1" w:rsidP="00CC6DC2">
      <w:pPr>
        <w:pStyle w:val="ListParagraph"/>
        <w:numPr>
          <w:ilvl w:val="0"/>
          <w:numId w:val="3"/>
        </w:numPr>
        <w:jc w:val="both"/>
        <w:rPr>
          <w:rFonts w:asciiTheme="majorHAnsi" w:hAnsiTheme="majorHAnsi"/>
        </w:rPr>
      </w:pPr>
      <w:r w:rsidRPr="002B10F0">
        <w:rPr>
          <w:rFonts w:asciiTheme="majorHAnsi" w:hAnsiTheme="majorHAnsi"/>
        </w:rPr>
        <w:t xml:space="preserve">Notification for expiry of contract (1 month &amp; 2 weeks) </w:t>
      </w:r>
    </w:p>
    <w:p w14:paraId="492314D0" w14:textId="77777777" w:rsidR="00FC38D0" w:rsidRPr="002B10F0" w:rsidRDefault="008A2FB5" w:rsidP="00CC6DC2">
      <w:pPr>
        <w:pStyle w:val="Heading4"/>
        <w:jc w:val="both"/>
        <w:rPr>
          <w:i w:val="0"/>
          <w:iCs w:val="0"/>
          <w:color w:val="auto"/>
        </w:rPr>
      </w:pPr>
      <w:r w:rsidRPr="002B10F0">
        <w:rPr>
          <w:i w:val="0"/>
          <w:iCs w:val="0"/>
          <w:color w:val="auto"/>
        </w:rPr>
        <w:t>Audit trail</w:t>
      </w:r>
    </w:p>
    <w:p w14:paraId="61E246C7" w14:textId="77777777" w:rsidR="008A2FB5" w:rsidRPr="002B10F0" w:rsidRDefault="007B39E1" w:rsidP="00CC6DC2">
      <w:pPr>
        <w:pStyle w:val="ListParagraph"/>
        <w:numPr>
          <w:ilvl w:val="0"/>
          <w:numId w:val="3"/>
        </w:numPr>
        <w:jc w:val="both"/>
        <w:rPr>
          <w:rFonts w:asciiTheme="majorHAnsi" w:hAnsiTheme="majorHAnsi"/>
        </w:rPr>
      </w:pPr>
      <w:r w:rsidRPr="002B10F0">
        <w:rPr>
          <w:rFonts w:asciiTheme="majorHAnsi" w:hAnsiTheme="majorHAnsi"/>
        </w:rPr>
        <w:t>Termination reason</w:t>
      </w:r>
    </w:p>
    <w:p w14:paraId="40C22A9E" w14:textId="77777777" w:rsidR="000E53A8" w:rsidRPr="002B10F0" w:rsidRDefault="000E53A8" w:rsidP="00CC6DC2">
      <w:pPr>
        <w:jc w:val="both"/>
        <w:rPr>
          <w:rFonts w:asciiTheme="majorHAnsi" w:hAnsiTheme="majorHAnsi"/>
        </w:rPr>
      </w:pPr>
    </w:p>
    <w:p w14:paraId="73E9BF92" w14:textId="77777777" w:rsidR="000E53A8" w:rsidRPr="002B10F0" w:rsidRDefault="000E53A8" w:rsidP="00CC6DC2">
      <w:pPr>
        <w:jc w:val="both"/>
        <w:rPr>
          <w:rFonts w:asciiTheme="majorHAnsi" w:hAnsiTheme="majorHAnsi"/>
        </w:rPr>
      </w:pPr>
    </w:p>
    <w:p w14:paraId="69672B83" w14:textId="77777777" w:rsidR="000E53A8" w:rsidRPr="002B10F0" w:rsidRDefault="000E53A8" w:rsidP="00CC6DC2">
      <w:pPr>
        <w:jc w:val="both"/>
        <w:rPr>
          <w:rFonts w:asciiTheme="majorHAnsi" w:hAnsiTheme="majorHAnsi"/>
        </w:rPr>
      </w:pPr>
    </w:p>
    <w:p w14:paraId="35FD3AF3" w14:textId="77777777" w:rsidR="000E53A8" w:rsidRPr="002B10F0" w:rsidRDefault="00B72F04" w:rsidP="00CC6DC2">
      <w:pPr>
        <w:pStyle w:val="Heading2"/>
        <w:jc w:val="both"/>
        <w:rPr>
          <w:color w:val="auto"/>
        </w:rPr>
      </w:pPr>
      <w:r w:rsidRPr="002B10F0">
        <w:rPr>
          <w:color w:val="auto"/>
        </w:rPr>
        <w:t>Integration</w:t>
      </w:r>
      <w:r w:rsidR="002A38A9" w:rsidRPr="002B10F0">
        <w:rPr>
          <w:color w:val="auto"/>
        </w:rPr>
        <w:t xml:space="preserve"> Management</w:t>
      </w:r>
    </w:p>
    <w:p w14:paraId="4ECB4781" w14:textId="77777777" w:rsidR="000E53A8" w:rsidRPr="002B10F0" w:rsidRDefault="000E53A8" w:rsidP="00CC6DC2">
      <w:pPr>
        <w:jc w:val="both"/>
        <w:rPr>
          <w:rFonts w:asciiTheme="majorHAnsi" w:hAnsiTheme="majorHAnsi"/>
          <w:b/>
          <w:sz w:val="24"/>
          <w:szCs w:val="24"/>
          <w:lang w:val="en-ZW"/>
        </w:rPr>
      </w:pPr>
      <w:r w:rsidRPr="002B10F0">
        <w:rPr>
          <w:rFonts w:asciiTheme="majorHAnsi" w:hAnsiTheme="majorHAnsi"/>
          <w:b/>
          <w:sz w:val="24"/>
          <w:szCs w:val="24"/>
        </w:rPr>
        <w:t>Time sheets and summary sheet integration to Payroll. (Labour Broking &amp; FC admin)</w:t>
      </w:r>
    </w:p>
    <w:p w14:paraId="678307C9" w14:textId="77777777" w:rsidR="000E53A8" w:rsidRPr="002B10F0" w:rsidRDefault="000E53A8" w:rsidP="00CC6DC2">
      <w:pPr>
        <w:jc w:val="both"/>
        <w:rPr>
          <w:rFonts w:asciiTheme="majorHAnsi" w:hAnsiTheme="majorHAnsi"/>
          <w:b/>
          <w:sz w:val="22"/>
          <w:szCs w:val="22"/>
          <w:lang w:val="en-ZW"/>
        </w:rPr>
      </w:pPr>
      <w:r w:rsidRPr="002B10F0">
        <w:rPr>
          <w:rFonts w:asciiTheme="majorHAnsi" w:hAnsiTheme="majorHAnsi"/>
          <w:b/>
          <w:sz w:val="22"/>
          <w:szCs w:val="22"/>
          <w:lang w:val="en-ZW"/>
        </w:rPr>
        <w:t xml:space="preserve">Core Business Process </w:t>
      </w:r>
    </w:p>
    <w:p w14:paraId="28CEA7C0" w14:textId="77777777" w:rsidR="002B10F0" w:rsidRPr="002B10F0" w:rsidRDefault="000E53A8" w:rsidP="00CC6DC2">
      <w:pPr>
        <w:jc w:val="both"/>
        <w:rPr>
          <w:rFonts w:asciiTheme="majorHAnsi" w:hAnsiTheme="majorHAnsi"/>
          <w:lang w:val="en-ZW"/>
        </w:rPr>
      </w:pPr>
      <w:r w:rsidRPr="002B10F0">
        <w:rPr>
          <w:rFonts w:asciiTheme="majorHAnsi" w:hAnsiTheme="majorHAnsi"/>
          <w:lang w:val="en-ZW"/>
        </w:rPr>
        <w:t>Is the process of integrati</w:t>
      </w:r>
      <w:r w:rsidR="002B10F0">
        <w:rPr>
          <w:rFonts w:asciiTheme="majorHAnsi" w:hAnsiTheme="majorHAnsi"/>
          <w:lang w:val="en-ZW"/>
        </w:rPr>
        <w:t xml:space="preserve">ng the summary sheets to the Payroll department and the Accounts Receivable. </w:t>
      </w:r>
      <w:r w:rsidR="002B10F0" w:rsidRPr="002B10F0">
        <w:rPr>
          <w:rFonts w:asciiTheme="majorHAnsi" w:hAnsiTheme="majorHAnsi"/>
          <w:lang w:val="en-ZW"/>
        </w:rPr>
        <w:t>The following integrations are required at FC Platinum Holdings to allow the seamless flow of data from Human Resources to Payroll and to Accounts Receivable (invoicing).</w:t>
      </w:r>
    </w:p>
    <w:p w14:paraId="1B0642A6" w14:textId="77777777" w:rsidR="002B10F0" w:rsidRPr="002B10F0" w:rsidRDefault="002B10F0" w:rsidP="00CC6DC2">
      <w:pPr>
        <w:pStyle w:val="ListParagraph"/>
        <w:numPr>
          <w:ilvl w:val="0"/>
          <w:numId w:val="48"/>
        </w:numPr>
        <w:jc w:val="both"/>
        <w:rPr>
          <w:rFonts w:asciiTheme="majorHAnsi" w:hAnsiTheme="majorHAnsi"/>
        </w:rPr>
      </w:pPr>
      <w:r w:rsidRPr="002B10F0">
        <w:rPr>
          <w:rFonts w:asciiTheme="majorHAnsi" w:hAnsiTheme="majorHAnsi"/>
        </w:rPr>
        <w:t>Contracts Integration to Payroll</w:t>
      </w:r>
    </w:p>
    <w:p w14:paraId="5A37A23C" w14:textId="77777777" w:rsidR="002B10F0" w:rsidRPr="002B10F0" w:rsidRDefault="002B10F0" w:rsidP="00CC6DC2">
      <w:pPr>
        <w:pStyle w:val="ListParagraph"/>
        <w:numPr>
          <w:ilvl w:val="0"/>
          <w:numId w:val="48"/>
        </w:numPr>
        <w:jc w:val="both"/>
        <w:rPr>
          <w:rFonts w:asciiTheme="majorHAnsi" w:hAnsiTheme="majorHAnsi"/>
        </w:rPr>
      </w:pPr>
      <w:r w:rsidRPr="002B10F0">
        <w:rPr>
          <w:rFonts w:asciiTheme="majorHAnsi" w:hAnsiTheme="majorHAnsi"/>
        </w:rPr>
        <w:t>Time sheets and summary sheet integration to Payroll. (Labour Broking &amp; FC admin)</w:t>
      </w:r>
    </w:p>
    <w:p w14:paraId="2357C006" w14:textId="77777777" w:rsidR="002B10F0" w:rsidRPr="002B10F0" w:rsidRDefault="002B10F0" w:rsidP="00CC6DC2">
      <w:pPr>
        <w:pStyle w:val="ListParagraph"/>
        <w:numPr>
          <w:ilvl w:val="0"/>
          <w:numId w:val="48"/>
        </w:numPr>
        <w:jc w:val="both"/>
        <w:rPr>
          <w:rFonts w:asciiTheme="majorHAnsi" w:hAnsiTheme="majorHAnsi"/>
        </w:rPr>
      </w:pPr>
      <w:r w:rsidRPr="002B10F0">
        <w:rPr>
          <w:rFonts w:asciiTheme="majorHAnsi" w:hAnsiTheme="majorHAnsi"/>
        </w:rPr>
        <w:t>Time sheets and summary sheet integration to Accounts Receivable (Labour Broking)</w:t>
      </w:r>
    </w:p>
    <w:p w14:paraId="786E730E" w14:textId="77777777" w:rsidR="002B10F0" w:rsidRPr="00247693" w:rsidRDefault="002B10F0" w:rsidP="00CC6DC2">
      <w:pPr>
        <w:pStyle w:val="Heading3"/>
        <w:jc w:val="both"/>
      </w:pPr>
      <w:r w:rsidRPr="00247693">
        <w:t>Contract Integration</w:t>
      </w:r>
    </w:p>
    <w:p w14:paraId="4040C7DD" w14:textId="77777777" w:rsidR="002B10F0" w:rsidRPr="00247693" w:rsidRDefault="002B10F0" w:rsidP="00CC6DC2">
      <w:pPr>
        <w:pStyle w:val="Heading4"/>
        <w:jc w:val="both"/>
        <w:rPr>
          <w:i w:val="0"/>
          <w:iCs w:val="0"/>
        </w:rPr>
      </w:pPr>
      <w:r w:rsidRPr="00247693">
        <w:rPr>
          <w:i w:val="0"/>
          <w:iCs w:val="0"/>
        </w:rPr>
        <w:t xml:space="preserve">Pre-Condition  </w:t>
      </w:r>
    </w:p>
    <w:p w14:paraId="104032CB" w14:textId="77777777" w:rsidR="002B10F0" w:rsidRPr="00247693" w:rsidRDefault="002B10F0" w:rsidP="00CC6DC2">
      <w:pPr>
        <w:pStyle w:val="ListParagraph"/>
        <w:numPr>
          <w:ilvl w:val="0"/>
          <w:numId w:val="3"/>
        </w:numPr>
        <w:spacing w:after="0"/>
        <w:jc w:val="both"/>
        <w:rPr>
          <w:rFonts w:asciiTheme="majorHAnsi" w:hAnsiTheme="majorHAnsi"/>
        </w:rPr>
      </w:pPr>
      <w:r>
        <w:rPr>
          <w:rFonts w:asciiTheme="majorHAnsi" w:hAnsiTheme="majorHAnsi"/>
        </w:rPr>
        <w:t>New Employee or renewal</w:t>
      </w:r>
    </w:p>
    <w:p w14:paraId="09E9507E" w14:textId="77777777" w:rsidR="002B10F0" w:rsidRPr="00247693" w:rsidRDefault="002B10F0" w:rsidP="00CC6DC2">
      <w:pPr>
        <w:pStyle w:val="Heading4"/>
        <w:jc w:val="both"/>
        <w:rPr>
          <w:i w:val="0"/>
          <w:iCs w:val="0"/>
        </w:rPr>
      </w:pPr>
      <w:r w:rsidRPr="00247693">
        <w:rPr>
          <w:i w:val="0"/>
          <w:iCs w:val="0"/>
        </w:rPr>
        <w:t>Process Description</w:t>
      </w:r>
    </w:p>
    <w:p w14:paraId="56C1B4D5" w14:textId="77777777" w:rsidR="002B10F0" w:rsidRPr="00247693" w:rsidRDefault="002B10F0" w:rsidP="00CC6DC2">
      <w:pPr>
        <w:spacing w:after="0"/>
        <w:jc w:val="both"/>
        <w:rPr>
          <w:rFonts w:asciiTheme="majorHAnsi" w:hAnsiTheme="majorHAnsi"/>
          <w:sz w:val="22"/>
          <w:szCs w:val="22"/>
        </w:rPr>
      </w:pPr>
      <w:r w:rsidRPr="00247693">
        <w:rPr>
          <w:rFonts w:asciiTheme="majorHAnsi" w:hAnsiTheme="majorHAnsi"/>
          <w:sz w:val="22"/>
          <w:szCs w:val="22"/>
        </w:rPr>
        <w:t xml:space="preserve">Payroll Officer receives the contract files from Human Resource Officer after </w:t>
      </w:r>
      <w:r>
        <w:rPr>
          <w:rFonts w:asciiTheme="majorHAnsi" w:hAnsiTheme="majorHAnsi"/>
          <w:sz w:val="22"/>
          <w:szCs w:val="22"/>
        </w:rPr>
        <w:t>recruitment completion</w:t>
      </w:r>
      <w:r w:rsidRPr="00247693">
        <w:rPr>
          <w:rFonts w:asciiTheme="majorHAnsi" w:hAnsiTheme="majorHAnsi"/>
          <w:sz w:val="22"/>
          <w:szCs w:val="22"/>
        </w:rPr>
        <w:t>. The Payroll Officer verifies the contract details</w:t>
      </w:r>
      <w:ins w:id="599" w:author="Patience Duri" w:date="2019-09-12T20:10:00Z">
        <w:r w:rsidR="008C1E43">
          <w:rPr>
            <w:rFonts w:asciiTheme="majorHAnsi" w:hAnsiTheme="majorHAnsi"/>
            <w:sz w:val="22"/>
            <w:szCs w:val="22"/>
          </w:rPr>
          <w:t xml:space="preserve"> in the system</w:t>
        </w:r>
      </w:ins>
      <w:r>
        <w:rPr>
          <w:rFonts w:asciiTheme="majorHAnsi" w:hAnsiTheme="majorHAnsi"/>
          <w:sz w:val="22"/>
          <w:szCs w:val="22"/>
        </w:rPr>
        <w:t xml:space="preserve"> with the physical contracts sent </w:t>
      </w:r>
      <w:ins w:id="600" w:author="Patience Duri" w:date="2019-09-12T20:08:00Z">
        <w:r w:rsidR="00DA56D1">
          <w:rPr>
            <w:rFonts w:asciiTheme="majorHAnsi" w:hAnsiTheme="majorHAnsi"/>
            <w:sz w:val="22"/>
            <w:szCs w:val="22"/>
          </w:rPr>
          <w:t>from</w:t>
        </w:r>
      </w:ins>
      <w:del w:id="601" w:author="Patience Duri" w:date="2019-09-12T20:08:00Z">
        <w:r w:rsidDel="00DA56D1">
          <w:rPr>
            <w:rFonts w:asciiTheme="majorHAnsi" w:hAnsiTheme="majorHAnsi"/>
            <w:sz w:val="22"/>
            <w:szCs w:val="22"/>
          </w:rPr>
          <w:delText>to</w:delText>
        </w:r>
      </w:del>
      <w:r>
        <w:rPr>
          <w:rFonts w:asciiTheme="majorHAnsi" w:hAnsiTheme="majorHAnsi"/>
          <w:sz w:val="22"/>
          <w:szCs w:val="22"/>
        </w:rPr>
        <w:t xml:space="preserve"> HR. If the</w:t>
      </w:r>
      <w:ins w:id="602" w:author="Patience Duri" w:date="2019-09-12T20:08:00Z">
        <w:r w:rsidR="00DA56D1">
          <w:rPr>
            <w:rFonts w:asciiTheme="majorHAnsi" w:hAnsiTheme="majorHAnsi"/>
            <w:sz w:val="22"/>
            <w:szCs w:val="22"/>
          </w:rPr>
          <w:t>re</w:t>
        </w:r>
      </w:ins>
      <w:del w:id="603" w:author="Patience Duri" w:date="2019-09-12T20:08:00Z">
        <w:r w:rsidDel="00DA56D1">
          <w:rPr>
            <w:rFonts w:asciiTheme="majorHAnsi" w:hAnsiTheme="majorHAnsi"/>
            <w:sz w:val="22"/>
            <w:szCs w:val="22"/>
          </w:rPr>
          <w:delText>y</w:delText>
        </w:r>
      </w:del>
      <w:r>
        <w:rPr>
          <w:rFonts w:asciiTheme="majorHAnsi" w:hAnsiTheme="majorHAnsi"/>
          <w:sz w:val="22"/>
          <w:szCs w:val="22"/>
        </w:rPr>
        <w:t xml:space="preserve"> are any changes required, they will advise HR to amend the Employee record. Once all is verified, they </w:t>
      </w:r>
      <w:r w:rsidRPr="00247693">
        <w:rPr>
          <w:rFonts w:asciiTheme="majorHAnsi" w:hAnsiTheme="majorHAnsi"/>
          <w:sz w:val="22"/>
          <w:szCs w:val="22"/>
        </w:rPr>
        <w:t>save</w:t>
      </w:r>
      <w:r>
        <w:rPr>
          <w:rFonts w:asciiTheme="majorHAnsi" w:hAnsiTheme="majorHAnsi"/>
          <w:sz w:val="22"/>
          <w:szCs w:val="22"/>
        </w:rPr>
        <w:t xml:space="preserve"> the following details </w:t>
      </w:r>
      <w:r w:rsidRPr="00247693">
        <w:rPr>
          <w:rFonts w:asciiTheme="majorHAnsi" w:hAnsiTheme="majorHAnsi"/>
          <w:sz w:val="22"/>
          <w:szCs w:val="22"/>
        </w:rPr>
        <w:t>in the Master File.</w:t>
      </w:r>
    </w:p>
    <w:p w14:paraId="60433F05" w14:textId="77777777" w:rsidR="002B10F0" w:rsidRPr="00247693" w:rsidRDefault="002B10F0" w:rsidP="00CC6DC2">
      <w:pPr>
        <w:spacing w:after="0"/>
        <w:jc w:val="both"/>
        <w:rPr>
          <w:rFonts w:asciiTheme="majorHAnsi" w:hAnsiTheme="majorHAnsi"/>
        </w:rPr>
      </w:pPr>
    </w:p>
    <w:tbl>
      <w:tblPr>
        <w:tblStyle w:val="TableGrid"/>
        <w:tblW w:w="0" w:type="auto"/>
        <w:tblInd w:w="-5" w:type="dxa"/>
        <w:tblLook w:val="04A0" w:firstRow="1" w:lastRow="0" w:firstColumn="1" w:lastColumn="0" w:noHBand="0" w:noVBand="1"/>
      </w:tblPr>
      <w:tblGrid>
        <w:gridCol w:w="2792"/>
        <w:gridCol w:w="2743"/>
        <w:gridCol w:w="2761"/>
      </w:tblGrid>
      <w:tr w:rsidR="002B10F0" w:rsidRPr="00247693" w14:paraId="48934DCB" w14:textId="77777777" w:rsidTr="00B52417">
        <w:tc>
          <w:tcPr>
            <w:tcW w:w="2792" w:type="dxa"/>
          </w:tcPr>
          <w:p w14:paraId="0ED59563" w14:textId="77777777" w:rsidR="002B10F0" w:rsidRPr="00247693" w:rsidRDefault="002B10F0" w:rsidP="00CC6DC2">
            <w:pPr>
              <w:pStyle w:val="ListParagraph"/>
              <w:ind w:left="0"/>
              <w:jc w:val="both"/>
              <w:rPr>
                <w:rFonts w:asciiTheme="majorHAnsi" w:hAnsiTheme="majorHAnsi"/>
                <w:b/>
                <w:bCs/>
              </w:rPr>
            </w:pPr>
            <w:r w:rsidRPr="00247693">
              <w:rPr>
                <w:rFonts w:asciiTheme="majorHAnsi" w:hAnsiTheme="majorHAnsi"/>
                <w:b/>
                <w:bCs/>
              </w:rPr>
              <w:t>Name</w:t>
            </w:r>
          </w:p>
        </w:tc>
        <w:tc>
          <w:tcPr>
            <w:tcW w:w="2743" w:type="dxa"/>
          </w:tcPr>
          <w:p w14:paraId="32D0A007" w14:textId="77777777" w:rsidR="002B10F0" w:rsidRPr="00247693" w:rsidRDefault="002B10F0" w:rsidP="00CC6DC2">
            <w:pPr>
              <w:pStyle w:val="ListParagraph"/>
              <w:ind w:left="0"/>
              <w:jc w:val="both"/>
              <w:rPr>
                <w:rFonts w:asciiTheme="majorHAnsi" w:hAnsiTheme="majorHAnsi"/>
                <w:b/>
                <w:bCs/>
              </w:rPr>
            </w:pPr>
            <w:r w:rsidRPr="00247693">
              <w:rPr>
                <w:rFonts w:asciiTheme="majorHAnsi" w:hAnsiTheme="majorHAnsi"/>
                <w:b/>
                <w:bCs/>
              </w:rPr>
              <w:t>Type</w:t>
            </w:r>
          </w:p>
        </w:tc>
        <w:tc>
          <w:tcPr>
            <w:tcW w:w="2761" w:type="dxa"/>
          </w:tcPr>
          <w:p w14:paraId="0897F4B4" w14:textId="77777777" w:rsidR="002B10F0" w:rsidRPr="00247693" w:rsidRDefault="002B10F0" w:rsidP="00CC6DC2">
            <w:pPr>
              <w:pStyle w:val="ListParagraph"/>
              <w:ind w:left="0"/>
              <w:jc w:val="both"/>
              <w:rPr>
                <w:rFonts w:asciiTheme="majorHAnsi" w:hAnsiTheme="majorHAnsi"/>
                <w:b/>
                <w:bCs/>
              </w:rPr>
            </w:pPr>
            <w:r w:rsidRPr="00247693">
              <w:rPr>
                <w:rFonts w:asciiTheme="majorHAnsi" w:hAnsiTheme="majorHAnsi"/>
                <w:b/>
                <w:bCs/>
              </w:rPr>
              <w:t>Length</w:t>
            </w:r>
          </w:p>
        </w:tc>
      </w:tr>
      <w:tr w:rsidR="002B10F0" w:rsidRPr="00247693" w14:paraId="712027CF" w14:textId="77777777" w:rsidTr="00B52417">
        <w:tc>
          <w:tcPr>
            <w:tcW w:w="2792" w:type="dxa"/>
          </w:tcPr>
          <w:p w14:paraId="561C4B9F"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Contract Number</w:t>
            </w:r>
          </w:p>
        </w:tc>
        <w:tc>
          <w:tcPr>
            <w:tcW w:w="2743" w:type="dxa"/>
          </w:tcPr>
          <w:p w14:paraId="168DFBAA"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5FFC679F"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6</w:t>
            </w:r>
          </w:p>
        </w:tc>
      </w:tr>
      <w:tr w:rsidR="002B10F0" w:rsidRPr="00247693" w14:paraId="65826C17" w14:textId="77777777" w:rsidTr="00B52417">
        <w:tc>
          <w:tcPr>
            <w:tcW w:w="2792" w:type="dxa"/>
          </w:tcPr>
          <w:p w14:paraId="79A4235C"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Contract Type</w:t>
            </w:r>
          </w:p>
        </w:tc>
        <w:tc>
          <w:tcPr>
            <w:tcW w:w="2743" w:type="dxa"/>
          </w:tcPr>
          <w:p w14:paraId="28ED87AB"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3B7A7FB7"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6</w:t>
            </w:r>
          </w:p>
        </w:tc>
      </w:tr>
      <w:tr w:rsidR="002B10F0" w:rsidRPr="00247693" w14:paraId="70AB695E" w14:textId="77777777" w:rsidTr="00B52417">
        <w:tc>
          <w:tcPr>
            <w:tcW w:w="2792" w:type="dxa"/>
          </w:tcPr>
          <w:p w14:paraId="57799BAD"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Personnel Number</w:t>
            </w:r>
          </w:p>
        </w:tc>
        <w:tc>
          <w:tcPr>
            <w:tcW w:w="2743" w:type="dxa"/>
          </w:tcPr>
          <w:p w14:paraId="6F561635"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549EF1B4"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6</w:t>
            </w:r>
          </w:p>
        </w:tc>
      </w:tr>
      <w:tr w:rsidR="002B10F0" w:rsidRPr="00247693" w14:paraId="657F1EC1" w14:textId="77777777" w:rsidTr="00B52417">
        <w:tc>
          <w:tcPr>
            <w:tcW w:w="2792" w:type="dxa"/>
          </w:tcPr>
          <w:p w14:paraId="7AF63953"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Name</w:t>
            </w:r>
          </w:p>
        </w:tc>
        <w:tc>
          <w:tcPr>
            <w:tcW w:w="2743" w:type="dxa"/>
          </w:tcPr>
          <w:p w14:paraId="530220DC"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13B36D91"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25</w:t>
            </w:r>
          </w:p>
        </w:tc>
      </w:tr>
      <w:tr w:rsidR="002B10F0" w:rsidRPr="00247693" w14:paraId="6132D7C5" w14:textId="77777777" w:rsidTr="00B52417">
        <w:tc>
          <w:tcPr>
            <w:tcW w:w="2792" w:type="dxa"/>
          </w:tcPr>
          <w:p w14:paraId="58CBAC1A"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Surname</w:t>
            </w:r>
          </w:p>
        </w:tc>
        <w:tc>
          <w:tcPr>
            <w:tcW w:w="2743" w:type="dxa"/>
          </w:tcPr>
          <w:p w14:paraId="1896410E"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574A873B"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25</w:t>
            </w:r>
          </w:p>
        </w:tc>
      </w:tr>
      <w:tr w:rsidR="002B10F0" w:rsidRPr="00247693" w14:paraId="20D4EE45" w14:textId="77777777" w:rsidTr="00B52417">
        <w:tc>
          <w:tcPr>
            <w:tcW w:w="2792" w:type="dxa"/>
          </w:tcPr>
          <w:p w14:paraId="768C8BA3"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Employment Start Date</w:t>
            </w:r>
          </w:p>
        </w:tc>
        <w:tc>
          <w:tcPr>
            <w:tcW w:w="2743" w:type="dxa"/>
          </w:tcPr>
          <w:p w14:paraId="08D5DBB6"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Date</w:t>
            </w:r>
          </w:p>
        </w:tc>
        <w:tc>
          <w:tcPr>
            <w:tcW w:w="2761" w:type="dxa"/>
          </w:tcPr>
          <w:p w14:paraId="0F5A9363"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25</w:t>
            </w:r>
          </w:p>
        </w:tc>
      </w:tr>
      <w:tr w:rsidR="002B10F0" w:rsidRPr="00247693" w14:paraId="3951AC54" w14:textId="77777777" w:rsidTr="00B52417">
        <w:tc>
          <w:tcPr>
            <w:tcW w:w="2792" w:type="dxa"/>
          </w:tcPr>
          <w:p w14:paraId="23C5947A"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Employment End Date</w:t>
            </w:r>
          </w:p>
        </w:tc>
        <w:tc>
          <w:tcPr>
            <w:tcW w:w="2743" w:type="dxa"/>
          </w:tcPr>
          <w:p w14:paraId="6DDDC3C4"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Date</w:t>
            </w:r>
          </w:p>
        </w:tc>
        <w:tc>
          <w:tcPr>
            <w:tcW w:w="2761" w:type="dxa"/>
          </w:tcPr>
          <w:p w14:paraId="6FAC1FED"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25</w:t>
            </w:r>
          </w:p>
        </w:tc>
      </w:tr>
      <w:tr w:rsidR="002B10F0" w:rsidRPr="00247693" w14:paraId="4C8572ED" w14:textId="77777777" w:rsidTr="00B52417">
        <w:tc>
          <w:tcPr>
            <w:tcW w:w="2792" w:type="dxa"/>
          </w:tcPr>
          <w:p w14:paraId="0D4CD548"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Pay point</w:t>
            </w:r>
          </w:p>
        </w:tc>
        <w:tc>
          <w:tcPr>
            <w:tcW w:w="2743" w:type="dxa"/>
          </w:tcPr>
          <w:p w14:paraId="579ED890"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String</w:t>
            </w:r>
          </w:p>
        </w:tc>
        <w:tc>
          <w:tcPr>
            <w:tcW w:w="2761" w:type="dxa"/>
          </w:tcPr>
          <w:p w14:paraId="03E6E901" w14:textId="77777777" w:rsidR="002B10F0" w:rsidRPr="00247693" w:rsidRDefault="002B10F0" w:rsidP="00CC6DC2">
            <w:pPr>
              <w:pStyle w:val="ListParagraph"/>
              <w:ind w:left="0"/>
              <w:jc w:val="both"/>
              <w:rPr>
                <w:rFonts w:asciiTheme="majorHAnsi" w:hAnsiTheme="majorHAnsi"/>
              </w:rPr>
            </w:pPr>
            <w:r w:rsidRPr="00247693">
              <w:rPr>
                <w:rFonts w:asciiTheme="majorHAnsi" w:hAnsiTheme="majorHAnsi"/>
              </w:rPr>
              <w:t>25</w:t>
            </w:r>
          </w:p>
        </w:tc>
      </w:tr>
    </w:tbl>
    <w:p w14:paraId="3696C457" w14:textId="77777777" w:rsidR="002B10F0" w:rsidRPr="00247693" w:rsidRDefault="008626E9" w:rsidP="00CC6DC2">
      <w:pPr>
        <w:jc w:val="both"/>
        <w:rPr>
          <w:rFonts w:asciiTheme="majorHAnsi" w:hAnsiTheme="majorHAnsi"/>
          <w:lang w:val="en-ZW"/>
        </w:rPr>
      </w:pPr>
      <w:r>
        <w:rPr>
          <w:rFonts w:asciiTheme="majorHAnsi" w:hAnsiTheme="majorHAnsi"/>
          <w:lang w:val="en-ZW"/>
        </w:rPr>
        <w:t xml:space="preserve"> </w:t>
      </w:r>
    </w:p>
    <w:p w14:paraId="50F71A11" w14:textId="77777777" w:rsidR="002B10F0" w:rsidRPr="00247693" w:rsidRDefault="001C3626" w:rsidP="00CC6DC2">
      <w:pPr>
        <w:jc w:val="both"/>
        <w:rPr>
          <w:rFonts w:asciiTheme="majorHAnsi" w:hAnsiTheme="majorHAnsi"/>
        </w:rPr>
      </w:pPr>
      <w:r>
        <w:object w:dxaOrig="12001" w:dyaOrig="5236" w14:anchorId="7B0A2836">
          <v:shape id="_x0000_i1058" type="#_x0000_t75" style="width:451.4pt;height:196.6pt" o:ole="">
            <v:imagedata r:id="rId77" o:title=""/>
          </v:shape>
          <o:OLEObject Type="Embed" ProgID="Visio.Drawing.15" ShapeID="_x0000_i1058" DrawAspect="Content" ObjectID="_1629892935" r:id="rId78"/>
        </w:object>
      </w:r>
    </w:p>
    <w:p w14:paraId="32AFDD90" w14:textId="77777777" w:rsidR="002B10F0" w:rsidRPr="00247693" w:rsidRDefault="002B10F0" w:rsidP="00CC6DC2">
      <w:pPr>
        <w:pStyle w:val="Heading4"/>
        <w:jc w:val="both"/>
        <w:rPr>
          <w:i w:val="0"/>
          <w:iCs w:val="0"/>
        </w:rPr>
      </w:pPr>
      <w:r w:rsidRPr="00247693">
        <w:rPr>
          <w:i w:val="0"/>
          <w:iCs w:val="0"/>
        </w:rPr>
        <w:t xml:space="preserve">Actors </w:t>
      </w:r>
    </w:p>
    <w:p w14:paraId="1FD3998F" w14:textId="77777777" w:rsidR="002B10F0" w:rsidRPr="00247693" w:rsidRDefault="002B10F0" w:rsidP="00CC6DC2">
      <w:pPr>
        <w:pStyle w:val="ListParagraph"/>
        <w:numPr>
          <w:ilvl w:val="0"/>
          <w:numId w:val="3"/>
        </w:numPr>
        <w:jc w:val="both"/>
        <w:rPr>
          <w:rFonts w:asciiTheme="majorHAnsi" w:hAnsiTheme="majorHAnsi"/>
        </w:rPr>
      </w:pPr>
      <w:r w:rsidRPr="00247693">
        <w:rPr>
          <w:rFonts w:asciiTheme="majorHAnsi" w:hAnsiTheme="majorHAnsi"/>
        </w:rPr>
        <w:t>HR Officer</w:t>
      </w:r>
    </w:p>
    <w:p w14:paraId="13B6B7ED" w14:textId="77777777" w:rsidR="002B10F0" w:rsidRPr="00247693" w:rsidRDefault="002B10F0" w:rsidP="00CC6DC2">
      <w:pPr>
        <w:pStyle w:val="ListParagraph"/>
        <w:numPr>
          <w:ilvl w:val="0"/>
          <w:numId w:val="3"/>
        </w:numPr>
        <w:jc w:val="both"/>
        <w:rPr>
          <w:rFonts w:asciiTheme="majorHAnsi" w:hAnsiTheme="majorHAnsi"/>
        </w:rPr>
      </w:pPr>
      <w:r w:rsidRPr="00247693">
        <w:rPr>
          <w:rFonts w:asciiTheme="majorHAnsi" w:hAnsiTheme="majorHAnsi"/>
        </w:rPr>
        <w:t>Payroll Officer</w:t>
      </w:r>
    </w:p>
    <w:p w14:paraId="63BAC2AE" w14:textId="77777777" w:rsidR="002B10F0" w:rsidRPr="00247693" w:rsidRDefault="002B10F0" w:rsidP="00CC6DC2">
      <w:pPr>
        <w:pStyle w:val="Heading4"/>
        <w:jc w:val="both"/>
        <w:rPr>
          <w:i w:val="0"/>
          <w:iCs w:val="0"/>
        </w:rPr>
      </w:pPr>
      <w:r w:rsidRPr="00247693">
        <w:rPr>
          <w:i w:val="0"/>
          <w:iCs w:val="0"/>
        </w:rPr>
        <w:t>Workflow</w:t>
      </w:r>
      <w:r>
        <w:rPr>
          <w:i w:val="0"/>
          <w:iCs w:val="0"/>
        </w:rPr>
        <w:t xml:space="preserve"> &amp; Notification </w:t>
      </w:r>
    </w:p>
    <w:p w14:paraId="0ECB8746" w14:textId="77777777" w:rsidR="002B10F0" w:rsidRPr="00247693" w:rsidRDefault="002B10F0" w:rsidP="00CC6DC2">
      <w:pPr>
        <w:pStyle w:val="ListParagraph"/>
        <w:numPr>
          <w:ilvl w:val="0"/>
          <w:numId w:val="29"/>
        </w:numPr>
        <w:jc w:val="both"/>
        <w:rPr>
          <w:rFonts w:asciiTheme="majorHAnsi" w:hAnsiTheme="majorHAnsi"/>
        </w:rPr>
      </w:pPr>
      <w:r w:rsidRPr="00247693">
        <w:rPr>
          <w:rFonts w:asciiTheme="majorHAnsi" w:hAnsiTheme="majorHAnsi"/>
        </w:rPr>
        <w:t xml:space="preserve">None </w:t>
      </w:r>
      <w:r>
        <w:rPr>
          <w:rFonts w:asciiTheme="majorHAnsi" w:hAnsiTheme="majorHAnsi"/>
        </w:rPr>
        <w:t>Required</w:t>
      </w:r>
    </w:p>
    <w:p w14:paraId="311137C9" w14:textId="77777777" w:rsidR="002B10F0" w:rsidRPr="00247693" w:rsidRDefault="002B10F0" w:rsidP="00CC6DC2">
      <w:pPr>
        <w:pStyle w:val="Heading4"/>
        <w:jc w:val="both"/>
        <w:rPr>
          <w:i w:val="0"/>
          <w:iCs w:val="0"/>
        </w:rPr>
      </w:pPr>
      <w:r w:rsidRPr="00247693">
        <w:rPr>
          <w:i w:val="0"/>
          <w:iCs w:val="0"/>
        </w:rPr>
        <w:t>Audit trail</w:t>
      </w:r>
    </w:p>
    <w:p w14:paraId="7C95EC10" w14:textId="77777777" w:rsidR="002B10F0" w:rsidRDefault="002B10F0" w:rsidP="00CC6DC2">
      <w:pPr>
        <w:pStyle w:val="ListParagraph"/>
        <w:numPr>
          <w:ilvl w:val="0"/>
          <w:numId w:val="29"/>
        </w:numPr>
        <w:jc w:val="both"/>
        <w:rPr>
          <w:rFonts w:asciiTheme="majorHAnsi" w:hAnsiTheme="majorHAnsi"/>
        </w:rPr>
      </w:pPr>
      <w:r>
        <w:rPr>
          <w:rFonts w:asciiTheme="majorHAnsi" w:hAnsiTheme="majorHAnsi"/>
        </w:rPr>
        <w:t xml:space="preserve">Mine Number </w:t>
      </w:r>
    </w:p>
    <w:p w14:paraId="1E8E1E0C" w14:textId="77777777" w:rsidR="000E53A8" w:rsidRDefault="000E53A8" w:rsidP="00CC6DC2">
      <w:pPr>
        <w:jc w:val="both"/>
        <w:rPr>
          <w:ins w:id="604" w:author="Patience Duri" w:date="2019-09-12T20:22:00Z"/>
          <w:rFonts w:asciiTheme="majorHAnsi" w:hAnsiTheme="majorHAnsi"/>
          <w:lang w:val="en-ZW"/>
        </w:rPr>
      </w:pPr>
    </w:p>
    <w:p w14:paraId="4D236C21" w14:textId="61E82D85" w:rsidR="00B13EDC" w:rsidRPr="002B10F0" w:rsidRDefault="00B13EDC" w:rsidP="00CC6DC2">
      <w:pPr>
        <w:jc w:val="both"/>
        <w:rPr>
          <w:rFonts w:asciiTheme="majorHAnsi" w:hAnsiTheme="majorHAnsi"/>
          <w:lang w:val="en-ZW"/>
        </w:rPr>
      </w:pPr>
      <w:ins w:id="605" w:author="Patience Duri" w:date="2019-09-12T20:22:00Z">
        <w:r>
          <w:rPr>
            <w:rFonts w:asciiTheme="majorHAnsi" w:hAnsiTheme="majorHAnsi"/>
            <w:lang w:val="en-ZW"/>
          </w:rPr>
          <w:t xml:space="preserve">Timesheet and summary sheet </w:t>
        </w:r>
        <w:del w:id="606" w:author="Administrator@COLVEST2.co.zw" w:date="2019-09-13T10:13:00Z">
          <w:r w:rsidDel="00202184">
            <w:rPr>
              <w:rFonts w:asciiTheme="majorHAnsi" w:hAnsiTheme="majorHAnsi"/>
              <w:lang w:val="en-ZW"/>
            </w:rPr>
            <w:delText>Intergration</w:delText>
          </w:r>
        </w:del>
      </w:ins>
      <w:ins w:id="607" w:author="Administrator@COLVEST2.co.zw" w:date="2019-09-13T10:13:00Z">
        <w:r w:rsidR="00202184">
          <w:rPr>
            <w:rFonts w:asciiTheme="majorHAnsi" w:hAnsiTheme="majorHAnsi"/>
            <w:lang w:val="en-ZW"/>
          </w:rPr>
          <w:t>Integration</w:t>
        </w:r>
      </w:ins>
    </w:p>
    <w:p w14:paraId="62F8098D" w14:textId="77777777" w:rsidR="000E53A8" w:rsidRPr="002B10F0" w:rsidRDefault="000E53A8" w:rsidP="00CC6DC2">
      <w:pPr>
        <w:pStyle w:val="Heading4"/>
        <w:jc w:val="both"/>
        <w:rPr>
          <w:i w:val="0"/>
          <w:iCs w:val="0"/>
          <w:color w:val="auto"/>
        </w:rPr>
      </w:pPr>
      <w:r w:rsidRPr="002B10F0">
        <w:rPr>
          <w:i w:val="0"/>
          <w:iCs w:val="0"/>
          <w:color w:val="auto"/>
        </w:rPr>
        <w:t xml:space="preserve">Pre-Condition  </w:t>
      </w:r>
    </w:p>
    <w:p w14:paraId="60933EB6" w14:textId="77777777" w:rsidR="000E53A8" w:rsidRPr="002B10F0" w:rsidRDefault="000E53A8" w:rsidP="00CC6DC2">
      <w:pPr>
        <w:pStyle w:val="ListParagraph"/>
        <w:numPr>
          <w:ilvl w:val="0"/>
          <w:numId w:val="30"/>
        </w:numPr>
        <w:spacing w:after="0"/>
        <w:jc w:val="both"/>
        <w:rPr>
          <w:rFonts w:asciiTheme="majorHAnsi" w:hAnsiTheme="majorHAnsi"/>
          <w:b/>
          <w:bCs/>
        </w:rPr>
      </w:pPr>
      <w:r w:rsidRPr="002B10F0">
        <w:rPr>
          <w:rFonts w:asciiTheme="majorHAnsi" w:hAnsiTheme="majorHAnsi"/>
          <w:b/>
          <w:bCs/>
        </w:rPr>
        <w:t>Timesheet</w:t>
      </w:r>
    </w:p>
    <w:p w14:paraId="0BD9B9D1" w14:textId="77777777" w:rsidR="000E53A8" w:rsidRPr="002B10F0" w:rsidRDefault="000E53A8" w:rsidP="00CC6DC2">
      <w:pPr>
        <w:spacing w:after="0"/>
        <w:ind w:firstLine="720"/>
        <w:jc w:val="both"/>
        <w:rPr>
          <w:rFonts w:asciiTheme="majorHAnsi" w:hAnsiTheme="majorHAnsi"/>
          <w:sz w:val="22"/>
          <w:szCs w:val="22"/>
        </w:rPr>
      </w:pPr>
      <w:r w:rsidRPr="002B10F0">
        <w:rPr>
          <w:rFonts w:asciiTheme="majorHAnsi" w:hAnsiTheme="majorHAnsi"/>
          <w:sz w:val="22"/>
          <w:szCs w:val="22"/>
        </w:rPr>
        <w:t>This is FC Platinum’s form used to fill the hours worked by an employee and leave taken.</w:t>
      </w:r>
    </w:p>
    <w:p w14:paraId="3ABA3768" w14:textId="77777777" w:rsidR="000E53A8" w:rsidRPr="002B10F0" w:rsidRDefault="000E53A8" w:rsidP="00CC6DC2">
      <w:pPr>
        <w:pStyle w:val="Heading4"/>
        <w:jc w:val="both"/>
        <w:rPr>
          <w:i w:val="0"/>
          <w:iCs w:val="0"/>
          <w:color w:val="auto"/>
        </w:rPr>
      </w:pPr>
      <w:r w:rsidRPr="002B10F0">
        <w:rPr>
          <w:i w:val="0"/>
          <w:iCs w:val="0"/>
          <w:color w:val="auto"/>
        </w:rPr>
        <w:t>Process Description</w:t>
      </w:r>
    </w:p>
    <w:p w14:paraId="14EC5844" w14:textId="77777777" w:rsidR="000E53A8" w:rsidRPr="002B10F0" w:rsidRDefault="000E53A8" w:rsidP="00CC6DC2">
      <w:pPr>
        <w:jc w:val="both"/>
        <w:rPr>
          <w:rFonts w:asciiTheme="majorHAnsi" w:hAnsiTheme="majorHAnsi"/>
          <w:lang w:val="en-ZW"/>
        </w:rPr>
      </w:pPr>
      <w:r w:rsidRPr="002B10F0">
        <w:rPr>
          <w:rFonts w:asciiTheme="majorHAnsi" w:hAnsiTheme="majorHAnsi"/>
          <w:lang w:val="en-ZW"/>
        </w:rPr>
        <w:t xml:space="preserve">Human Resources Officer submits Summary sheets and </w:t>
      </w:r>
      <w:ins w:id="608" w:author="Patience Duri" w:date="2019-09-12T20:37:00Z">
        <w:r w:rsidR="00C572E4">
          <w:rPr>
            <w:rFonts w:asciiTheme="majorHAnsi" w:hAnsiTheme="majorHAnsi"/>
            <w:lang w:val="en-ZW"/>
          </w:rPr>
          <w:t xml:space="preserve">duplicate </w:t>
        </w:r>
      </w:ins>
      <w:r w:rsidRPr="002B10F0">
        <w:rPr>
          <w:rFonts w:asciiTheme="majorHAnsi" w:hAnsiTheme="majorHAnsi"/>
          <w:lang w:val="en-ZW"/>
        </w:rPr>
        <w:t xml:space="preserve">physical timesheets to the Payroll officer </w:t>
      </w:r>
      <w:ins w:id="609" w:author="Patience Duri" w:date="2019-09-12T20:27:00Z">
        <w:r w:rsidR="00B13EDC">
          <w:rPr>
            <w:rFonts w:asciiTheme="majorHAnsi" w:hAnsiTheme="majorHAnsi"/>
            <w:lang w:val="en-ZW"/>
          </w:rPr>
          <w:t>grouped according to</w:t>
        </w:r>
      </w:ins>
      <w:del w:id="610" w:author="Patience Duri" w:date="2019-09-12T20:27:00Z">
        <w:r w:rsidRPr="002B10F0" w:rsidDel="00B13EDC">
          <w:rPr>
            <w:rFonts w:asciiTheme="majorHAnsi" w:hAnsiTheme="majorHAnsi"/>
            <w:lang w:val="en-ZW"/>
          </w:rPr>
          <w:delText>in</w:delText>
        </w:r>
      </w:del>
      <w:r w:rsidRPr="002B10F0">
        <w:rPr>
          <w:rFonts w:asciiTheme="majorHAnsi" w:hAnsiTheme="majorHAnsi"/>
          <w:lang w:val="en-ZW"/>
        </w:rPr>
        <w:t xml:space="preserve"> their respective pay points. At the same time the HR Officer filters the summary sheets</w:t>
      </w:r>
      <w:ins w:id="611" w:author="Patience Duri" w:date="2019-09-12T20:28:00Z">
        <w:r w:rsidR="00B13EDC">
          <w:rPr>
            <w:rFonts w:asciiTheme="majorHAnsi" w:hAnsiTheme="majorHAnsi"/>
            <w:lang w:val="en-ZW"/>
          </w:rPr>
          <w:t xml:space="preserve"> </w:t>
        </w:r>
        <w:r w:rsidR="00C572E4">
          <w:rPr>
            <w:rFonts w:asciiTheme="majorHAnsi" w:hAnsiTheme="majorHAnsi"/>
            <w:lang w:val="en-ZW"/>
          </w:rPr>
          <w:t xml:space="preserve">and </w:t>
        </w:r>
      </w:ins>
      <w:ins w:id="612" w:author="Patience Duri" w:date="2019-09-12T20:38:00Z">
        <w:r w:rsidR="00C572E4">
          <w:rPr>
            <w:rFonts w:asciiTheme="majorHAnsi" w:hAnsiTheme="majorHAnsi"/>
            <w:lang w:val="en-ZW"/>
          </w:rPr>
          <w:t xml:space="preserve">original copy </w:t>
        </w:r>
      </w:ins>
      <w:ins w:id="613" w:author="Patience Duri" w:date="2019-09-12T20:46:00Z">
        <w:r w:rsidR="00EB1732">
          <w:rPr>
            <w:rFonts w:asciiTheme="majorHAnsi" w:hAnsiTheme="majorHAnsi"/>
            <w:lang w:val="en-ZW"/>
          </w:rPr>
          <w:t xml:space="preserve">physical </w:t>
        </w:r>
      </w:ins>
      <w:ins w:id="614" w:author="Patience Duri" w:date="2019-09-12T20:28:00Z">
        <w:r w:rsidR="00B13EDC">
          <w:rPr>
            <w:rFonts w:asciiTheme="majorHAnsi" w:hAnsiTheme="majorHAnsi"/>
            <w:lang w:val="en-ZW"/>
          </w:rPr>
          <w:t>timesheets</w:t>
        </w:r>
      </w:ins>
      <w:r w:rsidRPr="002B10F0">
        <w:rPr>
          <w:rFonts w:asciiTheme="majorHAnsi" w:hAnsiTheme="majorHAnsi"/>
          <w:lang w:val="en-ZW"/>
        </w:rPr>
        <w:t xml:space="preserve"> </w:t>
      </w:r>
      <w:ins w:id="615" w:author="Patience Duri" w:date="2019-09-12T20:29:00Z">
        <w:r w:rsidR="00C572E4">
          <w:rPr>
            <w:rFonts w:asciiTheme="majorHAnsi" w:hAnsiTheme="majorHAnsi"/>
            <w:lang w:val="en-ZW"/>
          </w:rPr>
          <w:t xml:space="preserve">relating to </w:t>
        </w:r>
      </w:ins>
      <w:del w:id="616" w:author="Patience Duri" w:date="2019-09-12T20:29:00Z">
        <w:r w:rsidRPr="002B10F0" w:rsidDel="00C572E4">
          <w:rPr>
            <w:rFonts w:asciiTheme="majorHAnsi" w:hAnsiTheme="majorHAnsi"/>
            <w:lang w:val="en-ZW"/>
          </w:rPr>
          <w:delText>and only selecting</w:delText>
        </w:r>
      </w:del>
      <w:r w:rsidRPr="002B10F0">
        <w:rPr>
          <w:rFonts w:asciiTheme="majorHAnsi" w:hAnsiTheme="majorHAnsi"/>
          <w:lang w:val="en-ZW"/>
        </w:rPr>
        <w:t xml:space="preserve"> Labour Broking </w:t>
      </w:r>
      <w:del w:id="617" w:author="Patience Duri" w:date="2019-09-12T20:29:00Z">
        <w:r w:rsidRPr="002B10F0" w:rsidDel="00C572E4">
          <w:rPr>
            <w:rFonts w:asciiTheme="majorHAnsi" w:hAnsiTheme="majorHAnsi"/>
            <w:lang w:val="en-ZW"/>
          </w:rPr>
          <w:delText xml:space="preserve">summary sheets </w:delText>
        </w:r>
      </w:del>
      <w:r w:rsidRPr="002B10F0">
        <w:rPr>
          <w:rFonts w:asciiTheme="majorHAnsi" w:hAnsiTheme="majorHAnsi"/>
          <w:lang w:val="en-ZW"/>
        </w:rPr>
        <w:t>and submit</w:t>
      </w:r>
      <w:ins w:id="618" w:author="Patience Duri" w:date="2019-09-12T20:29:00Z">
        <w:r w:rsidR="00C572E4">
          <w:rPr>
            <w:rFonts w:asciiTheme="majorHAnsi" w:hAnsiTheme="majorHAnsi"/>
            <w:lang w:val="en-ZW"/>
          </w:rPr>
          <w:t>s</w:t>
        </w:r>
      </w:ins>
      <w:r w:rsidRPr="002B10F0">
        <w:rPr>
          <w:rFonts w:asciiTheme="majorHAnsi" w:hAnsiTheme="majorHAnsi"/>
          <w:lang w:val="en-ZW"/>
        </w:rPr>
        <w:t xml:space="preserve"> them to </w:t>
      </w:r>
      <w:ins w:id="619" w:author="Patience Duri" w:date="2019-09-12T20:29:00Z">
        <w:r w:rsidR="00C572E4">
          <w:rPr>
            <w:rFonts w:asciiTheme="majorHAnsi" w:hAnsiTheme="majorHAnsi"/>
            <w:lang w:val="en-ZW"/>
          </w:rPr>
          <w:t xml:space="preserve">the </w:t>
        </w:r>
      </w:ins>
      <w:r w:rsidRPr="002B10F0">
        <w:rPr>
          <w:rFonts w:asciiTheme="majorHAnsi" w:hAnsiTheme="majorHAnsi"/>
          <w:lang w:val="en-ZW"/>
        </w:rPr>
        <w:t xml:space="preserve">Accounting Officer </w:t>
      </w:r>
      <w:del w:id="620" w:author="Patience Duri" w:date="2019-09-12T20:24:00Z">
        <w:r w:rsidRPr="002B10F0" w:rsidDel="00B13EDC">
          <w:rPr>
            <w:rFonts w:asciiTheme="majorHAnsi" w:hAnsiTheme="majorHAnsi"/>
            <w:lang w:val="en-ZW"/>
          </w:rPr>
          <w:delText>Inventory and</w:delText>
        </w:r>
      </w:del>
      <w:r w:rsidRPr="002B10F0">
        <w:rPr>
          <w:rFonts w:asciiTheme="majorHAnsi" w:hAnsiTheme="majorHAnsi"/>
          <w:lang w:val="en-ZW"/>
        </w:rPr>
        <w:t xml:space="preserve"> Revenue</w:t>
      </w:r>
      <w:ins w:id="621" w:author="Patience Duri" w:date="2019-09-12T20:46:00Z">
        <w:r w:rsidR="00EB1732">
          <w:rPr>
            <w:rFonts w:asciiTheme="majorHAnsi" w:hAnsiTheme="majorHAnsi"/>
            <w:lang w:val="en-ZW"/>
          </w:rPr>
          <w:t>.</w:t>
        </w:r>
      </w:ins>
    </w:p>
    <w:commentRangeStart w:id="622"/>
    <w:p w14:paraId="4A02E71E" w14:textId="77777777" w:rsidR="000E53A8" w:rsidRPr="002B10F0" w:rsidRDefault="00A6027E" w:rsidP="00CC6DC2">
      <w:pPr>
        <w:spacing w:after="0"/>
        <w:jc w:val="both"/>
        <w:rPr>
          <w:rFonts w:asciiTheme="majorHAnsi" w:hAnsiTheme="majorHAnsi"/>
          <w:b/>
        </w:rPr>
      </w:pPr>
      <w:r w:rsidRPr="002B10F0">
        <w:rPr>
          <w:rFonts w:asciiTheme="majorHAnsi" w:hAnsiTheme="majorHAnsi"/>
        </w:rPr>
        <w:object w:dxaOrig="15165" w:dyaOrig="10126" w14:anchorId="4FB594CE">
          <v:shape id="_x0000_i1059" type="#_x0000_t75" style="width:451.4pt;height:301.15pt" o:ole="">
            <v:imagedata r:id="rId79" o:title=""/>
          </v:shape>
          <o:OLEObject Type="Embed" ProgID="Visio.Drawing.15" ShapeID="_x0000_i1059" DrawAspect="Content" ObjectID="_1629892936" r:id="rId80"/>
        </w:object>
      </w:r>
      <w:commentRangeEnd w:id="622"/>
      <w:r w:rsidR="00C572E4">
        <w:rPr>
          <w:rStyle w:val="CommentReference"/>
        </w:rPr>
        <w:commentReference w:id="622"/>
      </w:r>
    </w:p>
    <w:p w14:paraId="6C694F80" w14:textId="77777777" w:rsidR="000E53A8" w:rsidRPr="002B10F0" w:rsidRDefault="000E53A8" w:rsidP="00CC6DC2">
      <w:pPr>
        <w:pStyle w:val="Heading4"/>
        <w:jc w:val="both"/>
        <w:rPr>
          <w:i w:val="0"/>
          <w:iCs w:val="0"/>
          <w:color w:val="auto"/>
        </w:rPr>
      </w:pPr>
      <w:r w:rsidRPr="002B10F0">
        <w:rPr>
          <w:i w:val="0"/>
          <w:iCs w:val="0"/>
          <w:color w:val="auto"/>
        </w:rPr>
        <w:t>Actors</w:t>
      </w:r>
    </w:p>
    <w:p w14:paraId="1F1BC708" w14:textId="77777777" w:rsidR="000E53A8" w:rsidRPr="002B10F0" w:rsidRDefault="000E53A8" w:rsidP="00CC6DC2">
      <w:pPr>
        <w:pStyle w:val="ListParagraph"/>
        <w:numPr>
          <w:ilvl w:val="0"/>
          <w:numId w:val="16"/>
        </w:numPr>
        <w:spacing w:after="0"/>
        <w:jc w:val="both"/>
        <w:rPr>
          <w:rFonts w:asciiTheme="majorHAnsi" w:hAnsiTheme="majorHAnsi"/>
        </w:rPr>
      </w:pPr>
      <w:r w:rsidRPr="002B10F0">
        <w:rPr>
          <w:rFonts w:asciiTheme="majorHAnsi" w:hAnsiTheme="majorHAnsi"/>
        </w:rPr>
        <w:t xml:space="preserve">Accounting Officer </w:t>
      </w:r>
    </w:p>
    <w:p w14:paraId="07AF362E" w14:textId="77777777" w:rsidR="000E53A8" w:rsidRPr="002B10F0" w:rsidRDefault="000E53A8" w:rsidP="00CC6DC2">
      <w:pPr>
        <w:pStyle w:val="ListParagraph"/>
        <w:numPr>
          <w:ilvl w:val="0"/>
          <w:numId w:val="16"/>
        </w:numPr>
        <w:spacing w:after="0"/>
        <w:jc w:val="both"/>
        <w:rPr>
          <w:rFonts w:asciiTheme="majorHAnsi" w:hAnsiTheme="majorHAnsi"/>
        </w:rPr>
      </w:pPr>
      <w:r w:rsidRPr="002B10F0">
        <w:rPr>
          <w:rFonts w:asciiTheme="majorHAnsi" w:hAnsiTheme="majorHAnsi"/>
        </w:rPr>
        <w:t>HR Officer</w:t>
      </w:r>
    </w:p>
    <w:p w14:paraId="67BE45FF" w14:textId="77777777" w:rsidR="000E53A8" w:rsidRPr="002B10F0" w:rsidRDefault="000E53A8" w:rsidP="00CC6DC2">
      <w:pPr>
        <w:pStyle w:val="Heading4"/>
        <w:jc w:val="both"/>
        <w:rPr>
          <w:i w:val="0"/>
          <w:iCs w:val="0"/>
          <w:color w:val="auto"/>
        </w:rPr>
      </w:pPr>
      <w:r w:rsidRPr="002B10F0">
        <w:rPr>
          <w:i w:val="0"/>
          <w:iCs w:val="0"/>
          <w:color w:val="auto"/>
        </w:rPr>
        <w:t>Workflow</w:t>
      </w:r>
    </w:p>
    <w:p w14:paraId="099025D3" w14:textId="77777777" w:rsidR="00EB1732" w:rsidRDefault="00EB1732" w:rsidP="00EB1732">
      <w:pPr>
        <w:pStyle w:val="ListParagraph"/>
        <w:numPr>
          <w:ilvl w:val="0"/>
          <w:numId w:val="47"/>
        </w:numPr>
        <w:jc w:val="both"/>
        <w:rPr>
          <w:ins w:id="623" w:author="Patience Duri" w:date="2019-09-12T20:43:00Z"/>
          <w:rFonts w:asciiTheme="majorHAnsi" w:hAnsiTheme="majorHAnsi"/>
        </w:rPr>
      </w:pPr>
      <w:ins w:id="624" w:author="Patience Duri" w:date="2019-09-12T20:43:00Z">
        <w:r>
          <w:rPr>
            <w:rFonts w:asciiTheme="majorHAnsi" w:hAnsiTheme="majorHAnsi"/>
          </w:rPr>
          <w:t xml:space="preserve">Summary sheets reviewed by the  HRO </w:t>
        </w:r>
      </w:ins>
    </w:p>
    <w:p w14:paraId="7A07CF7D" w14:textId="77777777" w:rsidR="00EB1732" w:rsidRDefault="00EB1732" w:rsidP="00CC6DC2">
      <w:pPr>
        <w:pStyle w:val="ListParagraph"/>
        <w:numPr>
          <w:ilvl w:val="0"/>
          <w:numId w:val="47"/>
        </w:numPr>
        <w:jc w:val="both"/>
        <w:rPr>
          <w:ins w:id="625" w:author="Patience Duri" w:date="2019-09-12T20:42:00Z"/>
          <w:rFonts w:asciiTheme="majorHAnsi" w:hAnsiTheme="majorHAnsi"/>
        </w:rPr>
      </w:pPr>
    </w:p>
    <w:p w14:paraId="18AFE553" w14:textId="77777777" w:rsidR="00EB1732" w:rsidRDefault="00EB1732" w:rsidP="00CC6DC2">
      <w:pPr>
        <w:pStyle w:val="ListParagraph"/>
        <w:numPr>
          <w:ilvl w:val="0"/>
          <w:numId w:val="47"/>
        </w:numPr>
        <w:jc w:val="both"/>
        <w:rPr>
          <w:ins w:id="626" w:author="Patience Duri" w:date="2019-09-12T20:41:00Z"/>
          <w:rFonts w:asciiTheme="majorHAnsi" w:hAnsiTheme="majorHAnsi"/>
        </w:rPr>
      </w:pPr>
      <w:ins w:id="627" w:author="Patience Duri" w:date="2019-09-12T20:41:00Z">
        <w:r>
          <w:rPr>
            <w:rFonts w:asciiTheme="majorHAnsi" w:hAnsiTheme="majorHAnsi"/>
          </w:rPr>
          <w:t>Summary sheets authorisation by the HR Superintendent</w:t>
        </w:r>
      </w:ins>
    </w:p>
    <w:p w14:paraId="2EFD5ED2" w14:textId="77777777" w:rsidR="002B10F0" w:rsidRPr="002B10F0" w:rsidRDefault="002B10F0" w:rsidP="00CC6DC2">
      <w:pPr>
        <w:pStyle w:val="ListParagraph"/>
        <w:numPr>
          <w:ilvl w:val="0"/>
          <w:numId w:val="47"/>
        </w:numPr>
        <w:jc w:val="both"/>
        <w:rPr>
          <w:rFonts w:asciiTheme="majorHAnsi" w:hAnsiTheme="majorHAnsi"/>
        </w:rPr>
      </w:pPr>
      <w:del w:id="628" w:author="Patience Duri" w:date="2019-09-12T20:41:00Z">
        <w:r w:rsidRPr="002B10F0" w:rsidDel="00EB1732">
          <w:rPr>
            <w:rFonts w:asciiTheme="majorHAnsi" w:hAnsiTheme="majorHAnsi"/>
          </w:rPr>
          <w:delText>None requir</w:delText>
        </w:r>
      </w:del>
      <w:del w:id="629" w:author="Patience Duri" w:date="2019-09-12T20:39:00Z">
        <w:r w:rsidRPr="002B10F0" w:rsidDel="00EB1732">
          <w:rPr>
            <w:rFonts w:asciiTheme="majorHAnsi" w:hAnsiTheme="majorHAnsi"/>
          </w:rPr>
          <w:delText>ed</w:delText>
        </w:r>
      </w:del>
    </w:p>
    <w:p w14:paraId="492B6492" w14:textId="77777777" w:rsidR="000E53A8" w:rsidRPr="002B10F0" w:rsidRDefault="000E53A8" w:rsidP="00CC6DC2">
      <w:pPr>
        <w:pStyle w:val="Heading4"/>
        <w:jc w:val="both"/>
        <w:rPr>
          <w:i w:val="0"/>
          <w:iCs w:val="0"/>
          <w:color w:val="auto"/>
        </w:rPr>
      </w:pPr>
      <w:r w:rsidRPr="002B10F0">
        <w:rPr>
          <w:i w:val="0"/>
          <w:iCs w:val="0"/>
          <w:color w:val="auto"/>
        </w:rPr>
        <w:t>Audit trail</w:t>
      </w:r>
    </w:p>
    <w:p w14:paraId="20BE1D6B" w14:textId="77777777" w:rsidR="00181E41" w:rsidRPr="002B10F0" w:rsidRDefault="002B10F0" w:rsidP="00CC6DC2">
      <w:pPr>
        <w:pStyle w:val="ListParagraph"/>
        <w:numPr>
          <w:ilvl w:val="0"/>
          <w:numId w:val="47"/>
        </w:numPr>
        <w:jc w:val="both"/>
        <w:rPr>
          <w:rFonts w:asciiTheme="majorHAnsi" w:hAnsiTheme="majorHAnsi"/>
        </w:rPr>
      </w:pPr>
      <w:r w:rsidRPr="002B10F0">
        <w:rPr>
          <w:rFonts w:asciiTheme="majorHAnsi" w:hAnsiTheme="majorHAnsi"/>
        </w:rPr>
        <w:t>Summary sheet</w:t>
      </w:r>
    </w:p>
    <w:p w14:paraId="387B4652" w14:textId="77777777" w:rsidR="002B10F0" w:rsidRPr="002B10F0" w:rsidRDefault="002B10F0" w:rsidP="00CC6DC2">
      <w:pPr>
        <w:pStyle w:val="ListParagraph"/>
        <w:numPr>
          <w:ilvl w:val="0"/>
          <w:numId w:val="47"/>
        </w:numPr>
        <w:jc w:val="both"/>
        <w:rPr>
          <w:rFonts w:asciiTheme="majorHAnsi" w:hAnsiTheme="majorHAnsi"/>
        </w:rPr>
      </w:pPr>
      <w:r w:rsidRPr="002B10F0">
        <w:rPr>
          <w:rFonts w:asciiTheme="majorHAnsi" w:hAnsiTheme="majorHAnsi"/>
        </w:rPr>
        <w:t xml:space="preserve">Timesheet </w:t>
      </w:r>
    </w:p>
    <w:p w14:paraId="6C459752" w14:textId="77777777" w:rsidR="002B10F0" w:rsidRPr="002B10F0" w:rsidRDefault="002B10F0" w:rsidP="00CC6DC2">
      <w:pPr>
        <w:jc w:val="both"/>
        <w:rPr>
          <w:rFonts w:asciiTheme="majorHAnsi" w:hAnsiTheme="majorHAnsi"/>
          <w:lang w:val="en-ZW"/>
        </w:rPr>
      </w:pPr>
    </w:p>
    <w:sectPr w:rsidR="002B10F0" w:rsidRPr="002B10F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0" w:author="Patience Duri" w:date="2019-09-12T16:11:00Z" w:initials="PD">
    <w:p w14:paraId="4EC78337" w14:textId="77777777" w:rsidR="00AC1A40" w:rsidRDefault="00AC1A40">
      <w:pPr>
        <w:pStyle w:val="CommentText"/>
      </w:pPr>
      <w:r>
        <w:rPr>
          <w:rStyle w:val="CommentReference"/>
        </w:rPr>
        <w:annotationRef/>
      </w:r>
      <w:r>
        <w:t>LR are received by HR Assistants</w:t>
      </w:r>
    </w:p>
  </w:comment>
  <w:comment w:id="317" w:author="Patience Duri" w:date="2019-09-12T18:03:00Z" w:initials="PD">
    <w:p w14:paraId="5701A454" w14:textId="77777777" w:rsidR="00AC1A40" w:rsidRDefault="00AC1A40">
      <w:pPr>
        <w:pStyle w:val="CommentText"/>
      </w:pPr>
      <w:r>
        <w:rPr>
          <w:rStyle w:val="CommentReference"/>
        </w:rPr>
        <w:annotationRef/>
      </w:r>
      <w:r>
        <w:t>Row 1 – summary sheet comes after time sheet , in the process it should be a time sheet. Delete repeated text box</w:t>
      </w:r>
    </w:p>
    <w:p w14:paraId="750A1210" w14:textId="77777777" w:rsidR="00AC1A40" w:rsidRDefault="00AC1A40">
      <w:pPr>
        <w:pStyle w:val="CommentText"/>
      </w:pPr>
    </w:p>
    <w:p w14:paraId="1E63F111" w14:textId="77777777" w:rsidR="00AC1A40" w:rsidRDefault="00AC1A40">
      <w:pPr>
        <w:pStyle w:val="CommentText"/>
      </w:pPr>
      <w:r>
        <w:t>Payroll officer receives the full set of documents for payroll processing not for authorization</w:t>
      </w:r>
    </w:p>
    <w:p w14:paraId="7B23D963" w14:textId="77777777" w:rsidR="00AC1A40" w:rsidRDefault="00AC1A40">
      <w:pPr>
        <w:pStyle w:val="CommentText"/>
      </w:pPr>
    </w:p>
    <w:p w14:paraId="29579E5B" w14:textId="77777777" w:rsidR="00AC1A40" w:rsidRDefault="00AC1A40">
      <w:pPr>
        <w:pStyle w:val="CommentText"/>
      </w:pPr>
      <w:r>
        <w:t>Accounting Officer Revenue receives for invoicing. Change tag there remove inventory</w:t>
      </w:r>
    </w:p>
    <w:p w14:paraId="2162D869" w14:textId="77777777" w:rsidR="00AC1A40" w:rsidRDefault="00AC1A40">
      <w:pPr>
        <w:pStyle w:val="CommentText"/>
      </w:pPr>
      <w:r>
        <w:t xml:space="preserve"> Under HR ass – remove forward to HR Officer</w:t>
      </w:r>
    </w:p>
    <w:p w14:paraId="6814F554" w14:textId="77777777" w:rsidR="00AC1A40" w:rsidRDefault="00AC1A40">
      <w:pPr>
        <w:pStyle w:val="CommentText"/>
      </w:pPr>
    </w:p>
    <w:p w14:paraId="071498C5" w14:textId="77777777" w:rsidR="00AC1A40" w:rsidRDefault="00AC1A40">
      <w:pPr>
        <w:pStyle w:val="CommentText"/>
      </w:pPr>
      <w:r>
        <w:t>Under HR Officer – remove senrd to HR Officer</w:t>
      </w:r>
    </w:p>
    <w:p w14:paraId="3C357DB5" w14:textId="77777777" w:rsidR="00AC1A40" w:rsidRDefault="00AC1A40">
      <w:pPr>
        <w:pStyle w:val="CommentText"/>
      </w:pPr>
    </w:p>
    <w:p w14:paraId="6B244ECF" w14:textId="77777777" w:rsidR="00AC1A40" w:rsidRDefault="00AC1A40">
      <w:pPr>
        <w:pStyle w:val="CommentText"/>
      </w:pPr>
      <w:r w:rsidRPr="00900AAF">
        <w:rPr>
          <w:color w:val="FF0000"/>
        </w:rPr>
        <w:t>In all instances- its all documents as highlighted in the process description nit just summary sheets</w:t>
      </w:r>
    </w:p>
  </w:comment>
  <w:comment w:id="318" w:author="Patience Duri" w:date="2019-09-12T17:59:00Z" w:initials="PD">
    <w:p w14:paraId="6AF05508" w14:textId="77777777" w:rsidR="00AC1A40" w:rsidRDefault="00AC1A40">
      <w:pPr>
        <w:pStyle w:val="CommentText"/>
      </w:pPr>
      <w:r>
        <w:rPr>
          <w:rStyle w:val="CommentReference"/>
        </w:rPr>
        <w:annotationRef/>
      </w:r>
      <w:r>
        <w:t>Would prefer this to relate to any other customer not to be Mimosa specific. Revise diagram in line with the reviews under process description</w:t>
      </w:r>
    </w:p>
  </w:comment>
  <w:comment w:id="401" w:author="Patience Duri" w:date="2019-09-12T18:15:00Z" w:initials="PD">
    <w:p w14:paraId="20FAFB3C" w14:textId="77777777" w:rsidR="00AC1A40" w:rsidRDefault="00AC1A40">
      <w:pPr>
        <w:pStyle w:val="CommentText"/>
      </w:pPr>
      <w:r>
        <w:rPr>
          <w:rStyle w:val="CommentReference"/>
        </w:rPr>
        <w:annotationRef/>
      </w:r>
      <w:r>
        <w:t>For internal timesheets, exclude customer represantative</w:t>
      </w:r>
    </w:p>
  </w:comment>
  <w:comment w:id="435" w:author="Patience Duri" w:date="2019-09-12T18:33:00Z" w:initials="PD">
    <w:p w14:paraId="5784F2DB" w14:textId="77777777" w:rsidR="00AC1A40" w:rsidRDefault="00AC1A40">
      <w:pPr>
        <w:pStyle w:val="CommentText"/>
      </w:pPr>
      <w:r>
        <w:rPr>
          <w:rStyle w:val="CommentReference"/>
        </w:rPr>
        <w:annotationRef/>
      </w:r>
      <w:r>
        <w:t>Process can not end with “End” I assume if its not approved it goes back into the cycle and start afreash</w:t>
      </w:r>
    </w:p>
  </w:comment>
  <w:comment w:id="451" w:author="Patience Duri" w:date="2019-09-12T18:58:00Z" w:initials="PD">
    <w:p w14:paraId="22658F08" w14:textId="77777777" w:rsidR="00AC1A40" w:rsidRDefault="00AC1A40">
      <w:pPr>
        <w:pStyle w:val="CommentText"/>
      </w:pPr>
      <w:r>
        <w:rPr>
          <w:rStyle w:val="CommentReference"/>
        </w:rPr>
        <w:annotationRef/>
      </w:r>
      <w:r>
        <w:t>Process ending with “end” I don’t believe in thaat</w:t>
      </w:r>
    </w:p>
  </w:comment>
  <w:comment w:id="523" w:author="Patience Duri" w:date="2019-09-12T19:28:00Z" w:initials="PD">
    <w:p w14:paraId="2D2CE6B8" w14:textId="77777777" w:rsidR="00AC1A40" w:rsidRDefault="00AC1A40">
      <w:pPr>
        <w:pStyle w:val="CommentText"/>
      </w:pPr>
      <w:r>
        <w:rPr>
          <w:rStyle w:val="CommentReference"/>
        </w:rPr>
        <w:annotationRef/>
      </w:r>
      <w:r>
        <w:t>All hearing officials pass a verdict which the accused will accept of decide to appeal</w:t>
      </w:r>
    </w:p>
    <w:p w14:paraId="2E9BFF41" w14:textId="77777777" w:rsidR="00AC1A40" w:rsidRDefault="00AC1A40">
      <w:pPr>
        <w:pStyle w:val="CommentText"/>
      </w:pPr>
    </w:p>
    <w:p w14:paraId="319C355C" w14:textId="77777777" w:rsidR="00AC1A40" w:rsidRDefault="00AC1A40">
      <w:pPr>
        <w:pStyle w:val="CommentText"/>
      </w:pPr>
      <w:r>
        <w:t>Even complex cases have verdicts passed in the first hearing. Correct diagram</w:t>
      </w:r>
    </w:p>
    <w:p w14:paraId="50B7CE9B" w14:textId="77777777" w:rsidR="00AC1A40" w:rsidRDefault="00AC1A40">
      <w:pPr>
        <w:pStyle w:val="CommentText"/>
      </w:pPr>
    </w:p>
  </w:comment>
  <w:comment w:id="596" w:author="Patience Duri" w:date="2019-09-12T20:03:00Z" w:initials="PD">
    <w:p w14:paraId="367DF563" w14:textId="77777777" w:rsidR="00AC1A40" w:rsidRDefault="00AC1A40">
      <w:pPr>
        <w:pStyle w:val="CommentText"/>
      </w:pPr>
      <w:r>
        <w:rPr>
          <w:rStyle w:val="CommentReference"/>
        </w:rPr>
        <w:annotationRef/>
      </w:r>
      <w:r>
        <w:t>HR and Employee rows haana kupesana..ndaneta ini</w:t>
      </w:r>
    </w:p>
    <w:p w14:paraId="193BB215" w14:textId="77777777" w:rsidR="00AC1A40" w:rsidRDefault="00AC1A40">
      <w:pPr>
        <w:pStyle w:val="CommentText"/>
      </w:pPr>
    </w:p>
    <w:p w14:paraId="222B7E50" w14:textId="77777777" w:rsidR="00AC1A40" w:rsidRDefault="00AC1A40">
      <w:pPr>
        <w:pStyle w:val="CommentText"/>
      </w:pPr>
      <w:r>
        <w:t>We can discuss further</w:t>
      </w:r>
    </w:p>
  </w:comment>
  <w:comment w:id="622" w:author="Patience Duri" w:date="2019-09-12T20:43:00Z" w:initials="PD">
    <w:p w14:paraId="79997CC1" w14:textId="77777777" w:rsidR="00AC1A40" w:rsidRDefault="00AC1A40">
      <w:pPr>
        <w:pStyle w:val="CommentText"/>
      </w:pPr>
      <w:r>
        <w:rPr>
          <w:rStyle w:val="CommentReference"/>
        </w:rPr>
        <w:annotationRef/>
      </w:r>
    </w:p>
    <w:p w14:paraId="1053F313" w14:textId="77777777" w:rsidR="00AC1A40" w:rsidRDefault="00AC1A40">
      <w:pPr>
        <w:pStyle w:val="CommentText"/>
      </w:pPr>
      <w:r>
        <w:t>Accounting officer revenue also receives physical time sheets</w:t>
      </w:r>
    </w:p>
    <w:p w14:paraId="7FA0D639" w14:textId="77777777" w:rsidR="00AC1A40" w:rsidRDefault="00AC1A40">
      <w:pPr>
        <w:pStyle w:val="CommentText"/>
      </w:pPr>
      <w:r>
        <w:t>2. HRO takes authorized Summary sheets from section1.7.1.2.2 above instead of preparing them.</w:t>
      </w:r>
    </w:p>
    <w:p w14:paraId="58473CFF" w14:textId="77777777" w:rsidR="00AC1A40" w:rsidRDefault="00AC1A4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C78337" w15:done="0"/>
  <w15:commentEx w15:paraId="6B244ECF" w15:done="0"/>
  <w15:commentEx w15:paraId="6AF05508" w15:done="0"/>
  <w15:commentEx w15:paraId="20FAFB3C" w15:done="0"/>
  <w15:commentEx w15:paraId="5784F2DB" w15:done="0"/>
  <w15:commentEx w15:paraId="22658F08" w15:done="0"/>
  <w15:commentEx w15:paraId="50B7CE9B" w15:done="0"/>
  <w15:commentEx w15:paraId="222B7E50" w15:done="0"/>
  <w15:commentEx w15:paraId="58473C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C78337" w16cid:durableId="2125D94B"/>
  <w16cid:commentId w16cid:paraId="6B244ECF" w16cid:durableId="2125D94C"/>
  <w16cid:commentId w16cid:paraId="6AF05508" w16cid:durableId="2125D94D"/>
  <w16cid:commentId w16cid:paraId="20FAFB3C" w16cid:durableId="2125D94E"/>
  <w16cid:commentId w16cid:paraId="5784F2DB" w16cid:durableId="2125D94F"/>
  <w16cid:commentId w16cid:paraId="22658F08" w16cid:durableId="2125D950"/>
  <w16cid:commentId w16cid:paraId="50B7CE9B" w16cid:durableId="2125D951"/>
  <w16cid:commentId w16cid:paraId="222B7E50" w16cid:durableId="2125D952"/>
  <w16cid:commentId w16cid:paraId="58473CFF" w16cid:durableId="2125D9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01E71" w14:textId="77777777" w:rsidR="00AC1A40" w:rsidRDefault="00AC1A40" w:rsidP="00871B6A">
      <w:pPr>
        <w:spacing w:after="0" w:line="240" w:lineRule="auto"/>
      </w:pPr>
      <w:r>
        <w:separator/>
      </w:r>
    </w:p>
  </w:endnote>
  <w:endnote w:type="continuationSeparator" w:id="0">
    <w:p w14:paraId="06B27D1C" w14:textId="77777777" w:rsidR="00AC1A40" w:rsidRDefault="00AC1A40" w:rsidP="0087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C0C33" w14:textId="77777777" w:rsidR="00AC1A40" w:rsidRDefault="00AC1A40" w:rsidP="00871B6A">
      <w:pPr>
        <w:spacing w:after="0" w:line="240" w:lineRule="auto"/>
      </w:pPr>
      <w:r>
        <w:separator/>
      </w:r>
    </w:p>
  </w:footnote>
  <w:footnote w:type="continuationSeparator" w:id="0">
    <w:p w14:paraId="2C96D040" w14:textId="77777777" w:rsidR="00AC1A40" w:rsidRDefault="00AC1A40" w:rsidP="0087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01A4"/>
    <w:multiLevelType w:val="hybridMultilevel"/>
    <w:tmpl w:val="29C6EA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CF716C"/>
    <w:multiLevelType w:val="hybridMultilevel"/>
    <w:tmpl w:val="207EDB8A"/>
    <w:lvl w:ilvl="0" w:tplc="30090005">
      <w:start w:val="1"/>
      <w:numFmt w:val="bullet"/>
      <w:lvlText w:val=""/>
      <w:lvlJc w:val="left"/>
      <w:pPr>
        <w:ind w:left="720" w:hanging="360"/>
      </w:pPr>
      <w:rPr>
        <w:rFonts w:ascii="Wingdings" w:hAnsi="Wingdings" w:hint="default"/>
      </w:rPr>
    </w:lvl>
    <w:lvl w:ilvl="1" w:tplc="30090005">
      <w:start w:val="1"/>
      <w:numFmt w:val="bullet"/>
      <w:lvlText w:val=""/>
      <w:lvlJc w:val="left"/>
      <w:pPr>
        <w:ind w:left="1440" w:hanging="360"/>
      </w:pPr>
      <w:rPr>
        <w:rFonts w:ascii="Wingdings" w:hAnsi="Wingdings"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09ED09D4"/>
    <w:multiLevelType w:val="hybridMultilevel"/>
    <w:tmpl w:val="8B4A149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CDA4887"/>
    <w:multiLevelType w:val="hybridMultilevel"/>
    <w:tmpl w:val="C0CE160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F427C4E"/>
    <w:multiLevelType w:val="hybridMultilevel"/>
    <w:tmpl w:val="DC4CDD4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 w15:restartNumberingAfterBreak="0">
    <w:nsid w:val="0F753EFB"/>
    <w:multiLevelType w:val="hybridMultilevel"/>
    <w:tmpl w:val="8B56DBA6"/>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10426F25"/>
    <w:multiLevelType w:val="hybridMultilevel"/>
    <w:tmpl w:val="377610E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2336903"/>
    <w:multiLevelType w:val="hybridMultilevel"/>
    <w:tmpl w:val="B32E7BD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15:restartNumberingAfterBreak="0">
    <w:nsid w:val="156B6F9A"/>
    <w:multiLevelType w:val="hybridMultilevel"/>
    <w:tmpl w:val="49FEF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3206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6E349EE"/>
    <w:multiLevelType w:val="hybridMultilevel"/>
    <w:tmpl w:val="8A18275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1BAA08ED"/>
    <w:multiLevelType w:val="hybridMultilevel"/>
    <w:tmpl w:val="E36C2C3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2" w15:restartNumberingAfterBreak="0">
    <w:nsid w:val="1C3F64D7"/>
    <w:multiLevelType w:val="hybridMultilevel"/>
    <w:tmpl w:val="2298A112"/>
    <w:lvl w:ilvl="0" w:tplc="B3E25B06">
      <w:start w:val="1"/>
      <w:numFmt w:val="lowerLetter"/>
      <w:lvlText w:val="%1."/>
      <w:lvlJc w:val="left"/>
      <w:pPr>
        <w:ind w:left="1080" w:hanging="360"/>
      </w:pPr>
      <w:rPr>
        <w:rFonts w:hint="default"/>
        <w:b/>
        <w:bCs/>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3" w15:restartNumberingAfterBreak="0">
    <w:nsid w:val="21474817"/>
    <w:multiLevelType w:val="hybridMultilevel"/>
    <w:tmpl w:val="A42CB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979D7"/>
    <w:multiLevelType w:val="multilevel"/>
    <w:tmpl w:val="F30808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712" w:hanging="720"/>
      </w:pPr>
      <w:rPr>
        <w:b/>
        <w:bCs/>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4BB4DE8"/>
    <w:multiLevelType w:val="hybridMultilevel"/>
    <w:tmpl w:val="96CC97F2"/>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2E8C724A"/>
    <w:multiLevelType w:val="hybridMultilevel"/>
    <w:tmpl w:val="69567D72"/>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7" w15:restartNumberingAfterBreak="0">
    <w:nsid w:val="31C93A48"/>
    <w:multiLevelType w:val="hybridMultilevel"/>
    <w:tmpl w:val="8AF6816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33310C36"/>
    <w:multiLevelType w:val="hybridMultilevel"/>
    <w:tmpl w:val="45FA02A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38E26502"/>
    <w:multiLevelType w:val="hybridMultilevel"/>
    <w:tmpl w:val="287685AC"/>
    <w:lvl w:ilvl="0" w:tplc="14626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F4348"/>
    <w:multiLevelType w:val="hybridMultilevel"/>
    <w:tmpl w:val="F29E2F50"/>
    <w:lvl w:ilvl="0" w:tplc="3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90059"/>
    <w:multiLevelType w:val="hybridMultilevel"/>
    <w:tmpl w:val="63067316"/>
    <w:lvl w:ilvl="0" w:tplc="8B2A731E">
      <w:start w:val="1"/>
      <w:numFmt w:val="lowerLetter"/>
      <w:lvlText w:val="%1."/>
      <w:lvlJc w:val="left"/>
      <w:pPr>
        <w:ind w:left="1080" w:hanging="360"/>
      </w:pPr>
      <w:rPr>
        <w:rFonts w:hint="default"/>
        <w:b/>
        <w:bCs/>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2" w15:restartNumberingAfterBreak="0">
    <w:nsid w:val="41120BA7"/>
    <w:multiLevelType w:val="hybridMultilevel"/>
    <w:tmpl w:val="6DEC8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5644A"/>
    <w:multiLevelType w:val="hybridMultilevel"/>
    <w:tmpl w:val="7404584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4" w15:restartNumberingAfterBreak="0">
    <w:nsid w:val="41F921E5"/>
    <w:multiLevelType w:val="hybridMultilevel"/>
    <w:tmpl w:val="A0B4B2E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44E42B0A"/>
    <w:multiLevelType w:val="hybridMultilevel"/>
    <w:tmpl w:val="8C284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9609AD"/>
    <w:multiLevelType w:val="hybridMultilevel"/>
    <w:tmpl w:val="D5FCE06C"/>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7" w15:restartNumberingAfterBreak="0">
    <w:nsid w:val="4C05108A"/>
    <w:multiLevelType w:val="hybridMultilevel"/>
    <w:tmpl w:val="70A49DC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52DC181C"/>
    <w:multiLevelType w:val="hybridMultilevel"/>
    <w:tmpl w:val="7BD2BAA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9" w15:restartNumberingAfterBreak="0">
    <w:nsid w:val="55630853"/>
    <w:multiLevelType w:val="hybridMultilevel"/>
    <w:tmpl w:val="3B18737E"/>
    <w:lvl w:ilvl="0" w:tplc="30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FA2AEC"/>
    <w:multiLevelType w:val="hybridMultilevel"/>
    <w:tmpl w:val="6F600EE6"/>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1" w15:restartNumberingAfterBreak="0">
    <w:nsid w:val="58CE277F"/>
    <w:multiLevelType w:val="hybridMultilevel"/>
    <w:tmpl w:val="3C8E932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2" w15:restartNumberingAfterBreak="0">
    <w:nsid w:val="5A930784"/>
    <w:multiLevelType w:val="hybridMultilevel"/>
    <w:tmpl w:val="2D0C9B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5B8714D9"/>
    <w:multiLevelType w:val="hybridMultilevel"/>
    <w:tmpl w:val="40D23652"/>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4" w15:restartNumberingAfterBreak="0">
    <w:nsid w:val="5BCD194C"/>
    <w:multiLevelType w:val="hybridMultilevel"/>
    <w:tmpl w:val="4BDEE0D2"/>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5DC22A13"/>
    <w:multiLevelType w:val="hybridMultilevel"/>
    <w:tmpl w:val="CFC081FA"/>
    <w:lvl w:ilvl="0" w:tplc="0409001B">
      <w:start w:val="1"/>
      <w:numFmt w:val="low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5E744C9A"/>
    <w:multiLevelType w:val="hybridMultilevel"/>
    <w:tmpl w:val="E5601BC6"/>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7" w15:restartNumberingAfterBreak="0">
    <w:nsid w:val="64C517A6"/>
    <w:multiLevelType w:val="hybridMultilevel"/>
    <w:tmpl w:val="F056A882"/>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8" w15:restartNumberingAfterBreak="0">
    <w:nsid w:val="66EB24C3"/>
    <w:multiLevelType w:val="hybridMultilevel"/>
    <w:tmpl w:val="0DEEBA4A"/>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15:restartNumberingAfterBreak="0">
    <w:nsid w:val="676D1931"/>
    <w:multiLevelType w:val="hybridMultilevel"/>
    <w:tmpl w:val="15A6F7D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0" w15:restartNumberingAfterBreak="0">
    <w:nsid w:val="68D63566"/>
    <w:multiLevelType w:val="hybridMultilevel"/>
    <w:tmpl w:val="E2845DE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1" w15:restartNumberingAfterBreak="0">
    <w:nsid w:val="6C036E2E"/>
    <w:multiLevelType w:val="hybridMultilevel"/>
    <w:tmpl w:val="6158F404"/>
    <w:lvl w:ilvl="0" w:tplc="30090019">
      <w:start w:val="1"/>
      <w:numFmt w:val="lowerLetter"/>
      <w:lvlText w:val="%1."/>
      <w:lvlJc w:val="left"/>
      <w:pPr>
        <w:ind w:left="720" w:hanging="360"/>
      </w:pPr>
      <w:rPr>
        <w:rFont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2" w15:restartNumberingAfterBreak="0">
    <w:nsid w:val="7138521D"/>
    <w:multiLevelType w:val="hybridMultilevel"/>
    <w:tmpl w:val="48404AB2"/>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3" w15:restartNumberingAfterBreak="0">
    <w:nsid w:val="724337BE"/>
    <w:multiLevelType w:val="hybridMultilevel"/>
    <w:tmpl w:val="4DD2E19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775A1B5A"/>
    <w:multiLevelType w:val="hybridMultilevel"/>
    <w:tmpl w:val="03BE04D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5" w15:restartNumberingAfterBreak="0">
    <w:nsid w:val="77E90735"/>
    <w:multiLevelType w:val="hybridMultilevel"/>
    <w:tmpl w:val="697079D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6" w15:restartNumberingAfterBreak="0">
    <w:nsid w:val="781F02E1"/>
    <w:multiLevelType w:val="hybridMultilevel"/>
    <w:tmpl w:val="6310F5CC"/>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47" w15:restartNumberingAfterBreak="0">
    <w:nsid w:val="79E34244"/>
    <w:multiLevelType w:val="hybridMultilevel"/>
    <w:tmpl w:val="290AE2D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8" w15:restartNumberingAfterBreak="0">
    <w:nsid w:val="7B525672"/>
    <w:multiLevelType w:val="hybridMultilevel"/>
    <w:tmpl w:val="FCB2C15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9" w15:restartNumberingAfterBreak="0">
    <w:nsid w:val="7C406D15"/>
    <w:multiLevelType w:val="hybridMultilevel"/>
    <w:tmpl w:val="370AF926"/>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0" w15:restartNumberingAfterBreak="0">
    <w:nsid w:val="7C4B213C"/>
    <w:multiLevelType w:val="hybridMultilevel"/>
    <w:tmpl w:val="9886B80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1" w15:restartNumberingAfterBreak="0">
    <w:nsid w:val="7EE15756"/>
    <w:multiLevelType w:val="hybridMultilevel"/>
    <w:tmpl w:val="797A9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0"/>
  </w:num>
  <w:num w:numId="4">
    <w:abstractNumId w:val="28"/>
  </w:num>
  <w:num w:numId="5">
    <w:abstractNumId w:val="40"/>
  </w:num>
  <w:num w:numId="6">
    <w:abstractNumId w:val="1"/>
  </w:num>
  <w:num w:numId="7">
    <w:abstractNumId w:val="18"/>
  </w:num>
  <w:num w:numId="8">
    <w:abstractNumId w:val="5"/>
  </w:num>
  <w:num w:numId="9">
    <w:abstractNumId w:val="33"/>
  </w:num>
  <w:num w:numId="10">
    <w:abstractNumId w:val="47"/>
  </w:num>
  <w:num w:numId="11">
    <w:abstractNumId w:val="45"/>
  </w:num>
  <w:num w:numId="12">
    <w:abstractNumId w:val="31"/>
  </w:num>
  <w:num w:numId="13">
    <w:abstractNumId w:val="12"/>
  </w:num>
  <w:num w:numId="14">
    <w:abstractNumId w:val="21"/>
  </w:num>
  <w:num w:numId="15">
    <w:abstractNumId w:val="44"/>
  </w:num>
  <w:num w:numId="16">
    <w:abstractNumId w:val="36"/>
  </w:num>
  <w:num w:numId="17">
    <w:abstractNumId w:val="37"/>
  </w:num>
  <w:num w:numId="18">
    <w:abstractNumId w:val="23"/>
  </w:num>
  <w:num w:numId="19">
    <w:abstractNumId w:val="2"/>
  </w:num>
  <w:num w:numId="20">
    <w:abstractNumId w:val="39"/>
  </w:num>
  <w:num w:numId="21">
    <w:abstractNumId w:val="4"/>
  </w:num>
  <w:num w:numId="22">
    <w:abstractNumId w:val="24"/>
  </w:num>
  <w:num w:numId="23">
    <w:abstractNumId w:val="42"/>
  </w:num>
  <w:num w:numId="24">
    <w:abstractNumId w:val="11"/>
  </w:num>
  <w:num w:numId="25">
    <w:abstractNumId w:val="49"/>
  </w:num>
  <w:num w:numId="26">
    <w:abstractNumId w:val="50"/>
  </w:num>
  <w:num w:numId="27">
    <w:abstractNumId w:val="34"/>
  </w:num>
  <w:num w:numId="28">
    <w:abstractNumId w:val="38"/>
  </w:num>
  <w:num w:numId="29">
    <w:abstractNumId w:val="3"/>
  </w:num>
  <w:num w:numId="30">
    <w:abstractNumId w:val="41"/>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48"/>
  </w:num>
  <w:num w:numId="36">
    <w:abstractNumId w:val="7"/>
  </w:num>
  <w:num w:numId="37">
    <w:abstractNumId w:val="29"/>
  </w:num>
  <w:num w:numId="38">
    <w:abstractNumId w:val="20"/>
  </w:num>
  <w:num w:numId="39">
    <w:abstractNumId w:val="46"/>
  </w:num>
  <w:num w:numId="40">
    <w:abstractNumId w:val="6"/>
  </w:num>
  <w:num w:numId="41">
    <w:abstractNumId w:val="9"/>
  </w:num>
  <w:num w:numId="42">
    <w:abstractNumId w:val="8"/>
  </w:num>
  <w:num w:numId="43">
    <w:abstractNumId w:val="13"/>
  </w:num>
  <w:num w:numId="44">
    <w:abstractNumId w:val="22"/>
  </w:num>
  <w:num w:numId="45">
    <w:abstractNumId w:val="51"/>
  </w:num>
  <w:num w:numId="46">
    <w:abstractNumId w:val="25"/>
  </w:num>
  <w:num w:numId="47">
    <w:abstractNumId w:val="17"/>
  </w:num>
  <w:num w:numId="48">
    <w:abstractNumId w:val="19"/>
  </w:num>
  <w:num w:numId="49">
    <w:abstractNumId w:val="43"/>
  </w:num>
  <w:num w:numId="50">
    <w:abstractNumId w:val="27"/>
  </w:num>
  <w:num w:numId="51">
    <w:abstractNumId w:val="32"/>
  </w:num>
  <w:num w:numId="52">
    <w:abstractNumId w:val="26"/>
  </w:num>
  <w:num w:numId="53">
    <w:abstractNumId w:val="30"/>
  </w:num>
  <w:num w:numId="54">
    <w:abstractNumId w:val="16"/>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COLVEST2.co.zw">
    <w15:presenceInfo w15:providerId="AD" w15:userId="S-1-5-21-902318156-879349002-1082477715-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140E"/>
    <w:rsid w:val="00001087"/>
    <w:rsid w:val="00003A8B"/>
    <w:rsid w:val="0002169B"/>
    <w:rsid w:val="0002369B"/>
    <w:rsid w:val="0002449A"/>
    <w:rsid w:val="000257E1"/>
    <w:rsid w:val="00030A74"/>
    <w:rsid w:val="00034491"/>
    <w:rsid w:val="00044BBC"/>
    <w:rsid w:val="00057EE6"/>
    <w:rsid w:val="000625AE"/>
    <w:rsid w:val="00071CFE"/>
    <w:rsid w:val="00080CE4"/>
    <w:rsid w:val="0008412D"/>
    <w:rsid w:val="00085B2A"/>
    <w:rsid w:val="00096B4D"/>
    <w:rsid w:val="000A2808"/>
    <w:rsid w:val="000B1CDB"/>
    <w:rsid w:val="000B3FDA"/>
    <w:rsid w:val="000C7026"/>
    <w:rsid w:val="000D0947"/>
    <w:rsid w:val="000D1F41"/>
    <w:rsid w:val="000D3E89"/>
    <w:rsid w:val="000E0179"/>
    <w:rsid w:val="000E53A8"/>
    <w:rsid w:val="000F4D2E"/>
    <w:rsid w:val="000F73E0"/>
    <w:rsid w:val="000F73F8"/>
    <w:rsid w:val="000F7DD2"/>
    <w:rsid w:val="000F7F26"/>
    <w:rsid w:val="00104F83"/>
    <w:rsid w:val="0011476B"/>
    <w:rsid w:val="00115097"/>
    <w:rsid w:val="0011777A"/>
    <w:rsid w:val="0012080D"/>
    <w:rsid w:val="00130329"/>
    <w:rsid w:val="00131290"/>
    <w:rsid w:val="001335C8"/>
    <w:rsid w:val="0013600F"/>
    <w:rsid w:val="00137799"/>
    <w:rsid w:val="00142AEE"/>
    <w:rsid w:val="00145434"/>
    <w:rsid w:val="001717FA"/>
    <w:rsid w:val="00171FEF"/>
    <w:rsid w:val="001729FE"/>
    <w:rsid w:val="0017715A"/>
    <w:rsid w:val="00181E41"/>
    <w:rsid w:val="00181F34"/>
    <w:rsid w:val="00181FC3"/>
    <w:rsid w:val="00190E9A"/>
    <w:rsid w:val="00192D25"/>
    <w:rsid w:val="001A3020"/>
    <w:rsid w:val="001B0E1E"/>
    <w:rsid w:val="001B6DBC"/>
    <w:rsid w:val="001C3626"/>
    <w:rsid w:val="001C4F22"/>
    <w:rsid w:val="001C5059"/>
    <w:rsid w:val="001C7194"/>
    <w:rsid w:val="001E7E75"/>
    <w:rsid w:val="001F6374"/>
    <w:rsid w:val="00202184"/>
    <w:rsid w:val="00214590"/>
    <w:rsid w:val="002336F0"/>
    <w:rsid w:val="00234939"/>
    <w:rsid w:val="00237971"/>
    <w:rsid w:val="00237ACB"/>
    <w:rsid w:val="002453C5"/>
    <w:rsid w:val="00247693"/>
    <w:rsid w:val="00247988"/>
    <w:rsid w:val="00247C8D"/>
    <w:rsid w:val="0025142F"/>
    <w:rsid w:val="0025715B"/>
    <w:rsid w:val="002679D7"/>
    <w:rsid w:val="0027085E"/>
    <w:rsid w:val="0027136E"/>
    <w:rsid w:val="0028001D"/>
    <w:rsid w:val="0028518C"/>
    <w:rsid w:val="00285C3E"/>
    <w:rsid w:val="00287E57"/>
    <w:rsid w:val="002902A6"/>
    <w:rsid w:val="00294AFA"/>
    <w:rsid w:val="00294D5D"/>
    <w:rsid w:val="002A28B0"/>
    <w:rsid w:val="002A38A9"/>
    <w:rsid w:val="002A6362"/>
    <w:rsid w:val="002B063D"/>
    <w:rsid w:val="002B10F0"/>
    <w:rsid w:val="002B7B84"/>
    <w:rsid w:val="002C5460"/>
    <w:rsid w:val="002D2535"/>
    <w:rsid w:val="002D2D4E"/>
    <w:rsid w:val="002D3990"/>
    <w:rsid w:val="002D3CDD"/>
    <w:rsid w:val="002D7526"/>
    <w:rsid w:val="002E0DF6"/>
    <w:rsid w:val="002E2AD0"/>
    <w:rsid w:val="002E4561"/>
    <w:rsid w:val="002F32C7"/>
    <w:rsid w:val="002F5247"/>
    <w:rsid w:val="002F7E27"/>
    <w:rsid w:val="0030514C"/>
    <w:rsid w:val="003058EC"/>
    <w:rsid w:val="00310319"/>
    <w:rsid w:val="003151E8"/>
    <w:rsid w:val="003174A1"/>
    <w:rsid w:val="00317DCE"/>
    <w:rsid w:val="00317DE2"/>
    <w:rsid w:val="0032147A"/>
    <w:rsid w:val="00326613"/>
    <w:rsid w:val="00327E03"/>
    <w:rsid w:val="00335B2F"/>
    <w:rsid w:val="00337014"/>
    <w:rsid w:val="0033795E"/>
    <w:rsid w:val="00346BDC"/>
    <w:rsid w:val="00351437"/>
    <w:rsid w:val="003772C5"/>
    <w:rsid w:val="00381FC7"/>
    <w:rsid w:val="00383246"/>
    <w:rsid w:val="00386B7D"/>
    <w:rsid w:val="003877DE"/>
    <w:rsid w:val="00392FCB"/>
    <w:rsid w:val="00393BF2"/>
    <w:rsid w:val="0039464D"/>
    <w:rsid w:val="00395290"/>
    <w:rsid w:val="003A192E"/>
    <w:rsid w:val="003B307F"/>
    <w:rsid w:val="003D0214"/>
    <w:rsid w:val="003D3E57"/>
    <w:rsid w:val="003D631E"/>
    <w:rsid w:val="003E2797"/>
    <w:rsid w:val="003E2F28"/>
    <w:rsid w:val="003E717B"/>
    <w:rsid w:val="003F140E"/>
    <w:rsid w:val="003F58D7"/>
    <w:rsid w:val="00404CB1"/>
    <w:rsid w:val="00417BFC"/>
    <w:rsid w:val="00421FF6"/>
    <w:rsid w:val="00425D99"/>
    <w:rsid w:val="00433CD2"/>
    <w:rsid w:val="0043479F"/>
    <w:rsid w:val="0044482D"/>
    <w:rsid w:val="0044581F"/>
    <w:rsid w:val="004616D4"/>
    <w:rsid w:val="004633C0"/>
    <w:rsid w:val="00470468"/>
    <w:rsid w:val="004707EF"/>
    <w:rsid w:val="00477CB1"/>
    <w:rsid w:val="00480389"/>
    <w:rsid w:val="00484B2B"/>
    <w:rsid w:val="00485585"/>
    <w:rsid w:val="00487974"/>
    <w:rsid w:val="00495552"/>
    <w:rsid w:val="004A41C1"/>
    <w:rsid w:val="004A4219"/>
    <w:rsid w:val="004B1F31"/>
    <w:rsid w:val="004C5E39"/>
    <w:rsid w:val="004D324F"/>
    <w:rsid w:val="004D5AEB"/>
    <w:rsid w:val="004E1B70"/>
    <w:rsid w:val="00513DF8"/>
    <w:rsid w:val="00524294"/>
    <w:rsid w:val="005300C1"/>
    <w:rsid w:val="00560707"/>
    <w:rsid w:val="0056319D"/>
    <w:rsid w:val="005642E3"/>
    <w:rsid w:val="00584A5E"/>
    <w:rsid w:val="0059550B"/>
    <w:rsid w:val="005A6FF0"/>
    <w:rsid w:val="005B3ED8"/>
    <w:rsid w:val="005B75A5"/>
    <w:rsid w:val="005C654D"/>
    <w:rsid w:val="005C6A6C"/>
    <w:rsid w:val="005E0A1C"/>
    <w:rsid w:val="005E7FD0"/>
    <w:rsid w:val="005F0D05"/>
    <w:rsid w:val="005F646A"/>
    <w:rsid w:val="00607DAF"/>
    <w:rsid w:val="006120F1"/>
    <w:rsid w:val="00625AB4"/>
    <w:rsid w:val="00644207"/>
    <w:rsid w:val="00647C72"/>
    <w:rsid w:val="00654618"/>
    <w:rsid w:val="006659A9"/>
    <w:rsid w:val="00675734"/>
    <w:rsid w:val="0067798D"/>
    <w:rsid w:val="006809E8"/>
    <w:rsid w:val="0068742D"/>
    <w:rsid w:val="00696205"/>
    <w:rsid w:val="006A3A21"/>
    <w:rsid w:val="006B4681"/>
    <w:rsid w:val="006B4F8C"/>
    <w:rsid w:val="006B769C"/>
    <w:rsid w:val="006C6C94"/>
    <w:rsid w:val="006D30F4"/>
    <w:rsid w:val="006D7645"/>
    <w:rsid w:val="006E252F"/>
    <w:rsid w:val="006E5D54"/>
    <w:rsid w:val="006F0913"/>
    <w:rsid w:val="006F1146"/>
    <w:rsid w:val="006F6154"/>
    <w:rsid w:val="00705C15"/>
    <w:rsid w:val="00707EDB"/>
    <w:rsid w:val="007115FB"/>
    <w:rsid w:val="0071508A"/>
    <w:rsid w:val="007259D2"/>
    <w:rsid w:val="00726E1F"/>
    <w:rsid w:val="00727545"/>
    <w:rsid w:val="00732A87"/>
    <w:rsid w:val="007337E5"/>
    <w:rsid w:val="007446D7"/>
    <w:rsid w:val="00747801"/>
    <w:rsid w:val="0075596B"/>
    <w:rsid w:val="0077562F"/>
    <w:rsid w:val="0078223C"/>
    <w:rsid w:val="00795701"/>
    <w:rsid w:val="007A0B79"/>
    <w:rsid w:val="007B39E1"/>
    <w:rsid w:val="007C334C"/>
    <w:rsid w:val="007D1D91"/>
    <w:rsid w:val="007D6D4F"/>
    <w:rsid w:val="007E4BC7"/>
    <w:rsid w:val="007E5BAF"/>
    <w:rsid w:val="007F14AB"/>
    <w:rsid w:val="00801505"/>
    <w:rsid w:val="00817118"/>
    <w:rsid w:val="008207EB"/>
    <w:rsid w:val="00823D0C"/>
    <w:rsid w:val="00824994"/>
    <w:rsid w:val="008337C5"/>
    <w:rsid w:val="00833B05"/>
    <w:rsid w:val="00833F5D"/>
    <w:rsid w:val="00834559"/>
    <w:rsid w:val="00836167"/>
    <w:rsid w:val="00843E95"/>
    <w:rsid w:val="008546BB"/>
    <w:rsid w:val="008626E9"/>
    <w:rsid w:val="00864420"/>
    <w:rsid w:val="00871B6A"/>
    <w:rsid w:val="00874524"/>
    <w:rsid w:val="00875CC2"/>
    <w:rsid w:val="00876541"/>
    <w:rsid w:val="00886895"/>
    <w:rsid w:val="00897815"/>
    <w:rsid w:val="008A1BFA"/>
    <w:rsid w:val="008A2FB5"/>
    <w:rsid w:val="008A3EE1"/>
    <w:rsid w:val="008A7284"/>
    <w:rsid w:val="008B2326"/>
    <w:rsid w:val="008C1E43"/>
    <w:rsid w:val="008C2B92"/>
    <w:rsid w:val="008C4C9E"/>
    <w:rsid w:val="008D14B1"/>
    <w:rsid w:val="008D6182"/>
    <w:rsid w:val="008D6A11"/>
    <w:rsid w:val="008E3871"/>
    <w:rsid w:val="008E707F"/>
    <w:rsid w:val="008F32F3"/>
    <w:rsid w:val="008F7126"/>
    <w:rsid w:val="008F7D60"/>
    <w:rsid w:val="0090076D"/>
    <w:rsid w:val="00900AAF"/>
    <w:rsid w:val="00910147"/>
    <w:rsid w:val="00910B70"/>
    <w:rsid w:val="00910EAE"/>
    <w:rsid w:val="009207BF"/>
    <w:rsid w:val="00921995"/>
    <w:rsid w:val="00925687"/>
    <w:rsid w:val="009257F3"/>
    <w:rsid w:val="00932266"/>
    <w:rsid w:val="009338B4"/>
    <w:rsid w:val="009463BE"/>
    <w:rsid w:val="009510DA"/>
    <w:rsid w:val="00956D0E"/>
    <w:rsid w:val="0095790A"/>
    <w:rsid w:val="00961941"/>
    <w:rsid w:val="009625AA"/>
    <w:rsid w:val="00965705"/>
    <w:rsid w:val="00967033"/>
    <w:rsid w:val="00967A41"/>
    <w:rsid w:val="00970025"/>
    <w:rsid w:val="00972060"/>
    <w:rsid w:val="00976A9F"/>
    <w:rsid w:val="009879C8"/>
    <w:rsid w:val="009A2DEB"/>
    <w:rsid w:val="009A2F4E"/>
    <w:rsid w:val="009B77C3"/>
    <w:rsid w:val="009C0737"/>
    <w:rsid w:val="009C5092"/>
    <w:rsid w:val="009D213D"/>
    <w:rsid w:val="009E1570"/>
    <w:rsid w:val="009F048D"/>
    <w:rsid w:val="009F2EC4"/>
    <w:rsid w:val="00A00E15"/>
    <w:rsid w:val="00A16845"/>
    <w:rsid w:val="00A250AC"/>
    <w:rsid w:val="00A3096A"/>
    <w:rsid w:val="00A35A45"/>
    <w:rsid w:val="00A41EF1"/>
    <w:rsid w:val="00A429AA"/>
    <w:rsid w:val="00A444F5"/>
    <w:rsid w:val="00A466A6"/>
    <w:rsid w:val="00A51299"/>
    <w:rsid w:val="00A52D4F"/>
    <w:rsid w:val="00A53218"/>
    <w:rsid w:val="00A534DE"/>
    <w:rsid w:val="00A6027E"/>
    <w:rsid w:val="00A66F6B"/>
    <w:rsid w:val="00A716F7"/>
    <w:rsid w:val="00A73ED6"/>
    <w:rsid w:val="00A81775"/>
    <w:rsid w:val="00A8483D"/>
    <w:rsid w:val="00A93223"/>
    <w:rsid w:val="00A9352D"/>
    <w:rsid w:val="00A955D7"/>
    <w:rsid w:val="00AB2F0D"/>
    <w:rsid w:val="00AB4E07"/>
    <w:rsid w:val="00AB7189"/>
    <w:rsid w:val="00AC1A40"/>
    <w:rsid w:val="00AC357E"/>
    <w:rsid w:val="00AC68D9"/>
    <w:rsid w:val="00AD0476"/>
    <w:rsid w:val="00AD06C4"/>
    <w:rsid w:val="00AD571B"/>
    <w:rsid w:val="00AE05C8"/>
    <w:rsid w:val="00AE4C5E"/>
    <w:rsid w:val="00AE52A0"/>
    <w:rsid w:val="00B03DA3"/>
    <w:rsid w:val="00B04932"/>
    <w:rsid w:val="00B10384"/>
    <w:rsid w:val="00B13EDC"/>
    <w:rsid w:val="00B156C0"/>
    <w:rsid w:val="00B16535"/>
    <w:rsid w:val="00B232DF"/>
    <w:rsid w:val="00B30732"/>
    <w:rsid w:val="00B35063"/>
    <w:rsid w:val="00B36220"/>
    <w:rsid w:val="00B363EE"/>
    <w:rsid w:val="00B37AC1"/>
    <w:rsid w:val="00B40710"/>
    <w:rsid w:val="00B47948"/>
    <w:rsid w:val="00B51D71"/>
    <w:rsid w:val="00B52417"/>
    <w:rsid w:val="00B640F2"/>
    <w:rsid w:val="00B662D6"/>
    <w:rsid w:val="00B72F04"/>
    <w:rsid w:val="00B7487E"/>
    <w:rsid w:val="00B767BB"/>
    <w:rsid w:val="00BA2212"/>
    <w:rsid w:val="00BA4CF2"/>
    <w:rsid w:val="00BA64E8"/>
    <w:rsid w:val="00BA7AFA"/>
    <w:rsid w:val="00BB6F9A"/>
    <w:rsid w:val="00BB7BBC"/>
    <w:rsid w:val="00BC3EB2"/>
    <w:rsid w:val="00BD1C83"/>
    <w:rsid w:val="00BF675B"/>
    <w:rsid w:val="00BF77B4"/>
    <w:rsid w:val="00C04931"/>
    <w:rsid w:val="00C06AEE"/>
    <w:rsid w:val="00C075EF"/>
    <w:rsid w:val="00C27D15"/>
    <w:rsid w:val="00C377B1"/>
    <w:rsid w:val="00C422C4"/>
    <w:rsid w:val="00C52BB8"/>
    <w:rsid w:val="00C572E4"/>
    <w:rsid w:val="00C641B0"/>
    <w:rsid w:val="00C765BF"/>
    <w:rsid w:val="00C80DB7"/>
    <w:rsid w:val="00C8151B"/>
    <w:rsid w:val="00C9761D"/>
    <w:rsid w:val="00CB1620"/>
    <w:rsid w:val="00CB38C1"/>
    <w:rsid w:val="00CC24EA"/>
    <w:rsid w:val="00CC6DC2"/>
    <w:rsid w:val="00CE79F4"/>
    <w:rsid w:val="00D00675"/>
    <w:rsid w:val="00D00DFB"/>
    <w:rsid w:val="00D010A3"/>
    <w:rsid w:val="00D26329"/>
    <w:rsid w:val="00D34245"/>
    <w:rsid w:val="00D368DA"/>
    <w:rsid w:val="00D40569"/>
    <w:rsid w:val="00D45742"/>
    <w:rsid w:val="00D50440"/>
    <w:rsid w:val="00D5335F"/>
    <w:rsid w:val="00D53C77"/>
    <w:rsid w:val="00D57C87"/>
    <w:rsid w:val="00D57D0B"/>
    <w:rsid w:val="00D6416D"/>
    <w:rsid w:val="00D86B1D"/>
    <w:rsid w:val="00D90435"/>
    <w:rsid w:val="00D924EF"/>
    <w:rsid w:val="00D93D2D"/>
    <w:rsid w:val="00DA43FA"/>
    <w:rsid w:val="00DA56D1"/>
    <w:rsid w:val="00DB0A29"/>
    <w:rsid w:val="00DB653B"/>
    <w:rsid w:val="00DC1758"/>
    <w:rsid w:val="00DC2DF8"/>
    <w:rsid w:val="00DC6BCB"/>
    <w:rsid w:val="00DD33D1"/>
    <w:rsid w:val="00DE7949"/>
    <w:rsid w:val="00DF0F12"/>
    <w:rsid w:val="00E05A30"/>
    <w:rsid w:val="00E10684"/>
    <w:rsid w:val="00E200C1"/>
    <w:rsid w:val="00E20BAF"/>
    <w:rsid w:val="00E3289C"/>
    <w:rsid w:val="00E3629E"/>
    <w:rsid w:val="00E441E6"/>
    <w:rsid w:val="00E51AF9"/>
    <w:rsid w:val="00E52320"/>
    <w:rsid w:val="00E52DA1"/>
    <w:rsid w:val="00E5695D"/>
    <w:rsid w:val="00E635EE"/>
    <w:rsid w:val="00E71FF2"/>
    <w:rsid w:val="00E7490A"/>
    <w:rsid w:val="00E837BC"/>
    <w:rsid w:val="00E8392C"/>
    <w:rsid w:val="00E86EFE"/>
    <w:rsid w:val="00E97B5F"/>
    <w:rsid w:val="00EA5B7F"/>
    <w:rsid w:val="00EB063A"/>
    <w:rsid w:val="00EB1732"/>
    <w:rsid w:val="00EB400A"/>
    <w:rsid w:val="00EB78E2"/>
    <w:rsid w:val="00EC3F9B"/>
    <w:rsid w:val="00EC68FC"/>
    <w:rsid w:val="00ED7828"/>
    <w:rsid w:val="00EE3E4B"/>
    <w:rsid w:val="00EF6C6B"/>
    <w:rsid w:val="00F1530F"/>
    <w:rsid w:val="00F2641F"/>
    <w:rsid w:val="00F30ADF"/>
    <w:rsid w:val="00F31DE5"/>
    <w:rsid w:val="00F31F70"/>
    <w:rsid w:val="00F3384B"/>
    <w:rsid w:val="00F3727C"/>
    <w:rsid w:val="00F4625D"/>
    <w:rsid w:val="00F476E6"/>
    <w:rsid w:val="00F5580C"/>
    <w:rsid w:val="00F621FB"/>
    <w:rsid w:val="00F73464"/>
    <w:rsid w:val="00F7752F"/>
    <w:rsid w:val="00F82B43"/>
    <w:rsid w:val="00F86955"/>
    <w:rsid w:val="00F95F39"/>
    <w:rsid w:val="00FA6B56"/>
    <w:rsid w:val="00FB12C2"/>
    <w:rsid w:val="00FB5282"/>
    <w:rsid w:val="00FB5BCA"/>
    <w:rsid w:val="00FB69FA"/>
    <w:rsid w:val="00FC066B"/>
    <w:rsid w:val="00FC0FBF"/>
    <w:rsid w:val="00FC38D0"/>
    <w:rsid w:val="00FC748C"/>
    <w:rsid w:val="00FD623B"/>
    <w:rsid w:val="00FD7182"/>
    <w:rsid w:val="00FE0E58"/>
    <w:rsid w:val="00FF4119"/>
    <w:rsid w:val="00FF46FE"/>
    <w:rsid w:val="00FF7B9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31BFDFC1"/>
  <w15:docId w15:val="{8E29A9B5-0910-46A4-BBBF-0417A66F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10147"/>
    <w:pPr>
      <w:spacing w:line="276" w:lineRule="auto"/>
    </w:pPr>
    <w:rPr>
      <w:rFonts w:eastAsiaTheme="minorEastAsia"/>
      <w:sz w:val="21"/>
      <w:szCs w:val="21"/>
      <w:lang w:val="en-US"/>
    </w:rPr>
  </w:style>
  <w:style w:type="paragraph" w:styleId="Heading1">
    <w:name w:val="heading 1"/>
    <w:basedOn w:val="Normal"/>
    <w:next w:val="Normal"/>
    <w:link w:val="Heading1Char"/>
    <w:uiPriority w:val="9"/>
    <w:qFormat/>
    <w:rsid w:val="003F140E"/>
    <w:pPr>
      <w:keepNext/>
      <w:keepLines/>
      <w:numPr>
        <w:numId w:val="1"/>
      </w:numPr>
      <w:spacing w:before="240" w:after="0" w:line="259" w:lineRule="auto"/>
      <w:outlineLvl w:val="0"/>
    </w:pPr>
    <w:rPr>
      <w:rFonts w:asciiTheme="majorHAnsi" w:eastAsiaTheme="majorEastAsia" w:hAnsiTheme="majorHAnsi" w:cstheme="majorBidi"/>
      <w:b/>
      <w:color w:val="000000" w:themeColor="text1"/>
      <w:sz w:val="32"/>
      <w:szCs w:val="32"/>
      <w:lang w:val="en-ZW"/>
    </w:rPr>
  </w:style>
  <w:style w:type="paragraph" w:styleId="Heading2">
    <w:name w:val="heading 2"/>
    <w:basedOn w:val="Normal"/>
    <w:next w:val="Normal"/>
    <w:link w:val="Heading2Char"/>
    <w:uiPriority w:val="9"/>
    <w:unhideWhenUsed/>
    <w:qFormat/>
    <w:rsid w:val="003F140E"/>
    <w:pPr>
      <w:keepNext/>
      <w:keepLines/>
      <w:numPr>
        <w:ilvl w:val="1"/>
        <w:numId w:val="1"/>
      </w:numPr>
      <w:spacing w:before="40" w:after="0" w:line="259" w:lineRule="auto"/>
      <w:outlineLvl w:val="1"/>
    </w:pPr>
    <w:rPr>
      <w:rFonts w:asciiTheme="majorHAnsi" w:eastAsiaTheme="majorEastAsia" w:hAnsiTheme="majorHAnsi" w:cstheme="majorBidi"/>
      <w:b/>
      <w:color w:val="000000" w:themeColor="text1"/>
      <w:sz w:val="28"/>
      <w:szCs w:val="26"/>
      <w:lang w:val="en-ZW"/>
    </w:rPr>
  </w:style>
  <w:style w:type="paragraph" w:styleId="Heading3">
    <w:name w:val="heading 3"/>
    <w:basedOn w:val="Normal"/>
    <w:next w:val="Normal"/>
    <w:link w:val="Heading3Char"/>
    <w:uiPriority w:val="9"/>
    <w:unhideWhenUsed/>
    <w:qFormat/>
    <w:rsid w:val="003F140E"/>
    <w:pPr>
      <w:keepNext/>
      <w:keepLines/>
      <w:numPr>
        <w:ilvl w:val="2"/>
        <w:numId w:val="1"/>
      </w:numPr>
      <w:spacing w:before="40" w:after="0" w:line="259" w:lineRule="auto"/>
      <w:outlineLvl w:val="2"/>
    </w:pPr>
    <w:rPr>
      <w:rFonts w:asciiTheme="majorHAnsi" w:eastAsiaTheme="majorEastAsia" w:hAnsiTheme="majorHAnsi" w:cstheme="majorBidi"/>
      <w:b/>
      <w:color w:val="000000" w:themeColor="text1"/>
      <w:sz w:val="24"/>
      <w:szCs w:val="24"/>
      <w:lang w:val="en-ZW"/>
    </w:rPr>
  </w:style>
  <w:style w:type="paragraph" w:styleId="Heading4">
    <w:name w:val="heading 4"/>
    <w:basedOn w:val="Normal"/>
    <w:next w:val="Normal"/>
    <w:link w:val="Heading4Char"/>
    <w:uiPriority w:val="9"/>
    <w:unhideWhenUsed/>
    <w:qFormat/>
    <w:rsid w:val="003F140E"/>
    <w:pPr>
      <w:keepNext/>
      <w:keepLines/>
      <w:numPr>
        <w:ilvl w:val="3"/>
        <w:numId w:val="1"/>
      </w:numPr>
      <w:spacing w:before="40" w:after="0" w:line="259" w:lineRule="auto"/>
      <w:outlineLvl w:val="3"/>
    </w:pPr>
    <w:rPr>
      <w:rFonts w:asciiTheme="majorHAnsi" w:eastAsiaTheme="majorEastAsia" w:hAnsiTheme="majorHAnsi" w:cstheme="majorBidi"/>
      <w:b/>
      <w:i/>
      <w:iCs/>
      <w:color w:val="000000" w:themeColor="text1"/>
      <w:sz w:val="24"/>
      <w:szCs w:val="22"/>
      <w:lang w:val="en-ZW"/>
    </w:rPr>
  </w:style>
  <w:style w:type="paragraph" w:styleId="Heading5">
    <w:name w:val="heading 5"/>
    <w:basedOn w:val="Normal"/>
    <w:next w:val="Normal"/>
    <w:link w:val="Heading5Char"/>
    <w:uiPriority w:val="9"/>
    <w:unhideWhenUsed/>
    <w:qFormat/>
    <w:rsid w:val="003F140E"/>
    <w:pPr>
      <w:keepNext/>
      <w:keepLines/>
      <w:numPr>
        <w:ilvl w:val="4"/>
        <w:numId w:val="1"/>
      </w:numPr>
      <w:spacing w:before="40" w:after="0" w:line="259" w:lineRule="auto"/>
      <w:outlineLvl w:val="4"/>
    </w:pPr>
    <w:rPr>
      <w:rFonts w:asciiTheme="majorHAnsi" w:eastAsiaTheme="majorEastAsia" w:hAnsiTheme="majorHAnsi" w:cstheme="majorBidi"/>
      <w:color w:val="2F5496" w:themeColor="accent1" w:themeShade="BF"/>
      <w:sz w:val="22"/>
      <w:szCs w:val="22"/>
      <w:lang w:val="en-ZW"/>
    </w:rPr>
  </w:style>
  <w:style w:type="paragraph" w:styleId="Heading6">
    <w:name w:val="heading 6"/>
    <w:basedOn w:val="Normal"/>
    <w:next w:val="Normal"/>
    <w:link w:val="Heading6Char"/>
    <w:uiPriority w:val="9"/>
    <w:unhideWhenUsed/>
    <w:qFormat/>
    <w:rsid w:val="003F140E"/>
    <w:pPr>
      <w:keepNext/>
      <w:keepLines/>
      <w:numPr>
        <w:ilvl w:val="5"/>
        <w:numId w:val="1"/>
      </w:numPr>
      <w:spacing w:before="40" w:after="0" w:line="259" w:lineRule="auto"/>
      <w:outlineLvl w:val="5"/>
    </w:pPr>
    <w:rPr>
      <w:rFonts w:asciiTheme="majorHAnsi" w:eastAsiaTheme="majorEastAsia" w:hAnsiTheme="majorHAnsi" w:cstheme="majorBidi"/>
      <w:color w:val="1F3763" w:themeColor="accent1" w:themeShade="7F"/>
      <w:sz w:val="22"/>
      <w:szCs w:val="22"/>
      <w:lang w:val="en-ZW"/>
    </w:rPr>
  </w:style>
  <w:style w:type="paragraph" w:styleId="Heading7">
    <w:name w:val="heading 7"/>
    <w:basedOn w:val="Normal"/>
    <w:next w:val="Normal"/>
    <w:link w:val="Heading7Char"/>
    <w:uiPriority w:val="9"/>
    <w:semiHidden/>
    <w:unhideWhenUsed/>
    <w:qFormat/>
    <w:rsid w:val="003F140E"/>
    <w:pPr>
      <w:keepNext/>
      <w:keepLines/>
      <w:numPr>
        <w:ilvl w:val="6"/>
        <w:numId w:val="1"/>
      </w:numPr>
      <w:spacing w:before="40" w:after="0" w:line="259" w:lineRule="auto"/>
      <w:outlineLvl w:val="6"/>
    </w:pPr>
    <w:rPr>
      <w:rFonts w:asciiTheme="majorHAnsi" w:eastAsiaTheme="majorEastAsia" w:hAnsiTheme="majorHAnsi" w:cstheme="majorBidi"/>
      <w:i/>
      <w:iCs/>
      <w:color w:val="1F3763" w:themeColor="accent1" w:themeShade="7F"/>
      <w:sz w:val="22"/>
      <w:szCs w:val="22"/>
      <w:lang w:val="en-ZW"/>
    </w:rPr>
  </w:style>
  <w:style w:type="paragraph" w:styleId="Heading8">
    <w:name w:val="heading 8"/>
    <w:basedOn w:val="Normal"/>
    <w:next w:val="Normal"/>
    <w:link w:val="Heading8Char"/>
    <w:uiPriority w:val="9"/>
    <w:semiHidden/>
    <w:unhideWhenUsed/>
    <w:qFormat/>
    <w:rsid w:val="003F140E"/>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lang w:val="en-ZW"/>
    </w:rPr>
  </w:style>
  <w:style w:type="paragraph" w:styleId="Heading9">
    <w:name w:val="heading 9"/>
    <w:basedOn w:val="Normal"/>
    <w:next w:val="Normal"/>
    <w:link w:val="Heading9Char"/>
    <w:uiPriority w:val="9"/>
    <w:semiHidden/>
    <w:unhideWhenUsed/>
    <w:qFormat/>
    <w:rsid w:val="003F140E"/>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lang w:val="en-Z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40E"/>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3F140E"/>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3F140E"/>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3F140E"/>
    <w:rPr>
      <w:rFonts w:asciiTheme="majorHAnsi" w:eastAsiaTheme="majorEastAsia" w:hAnsiTheme="majorHAnsi" w:cstheme="majorBidi"/>
      <w:b/>
      <w:i/>
      <w:iCs/>
      <w:color w:val="000000" w:themeColor="text1"/>
      <w:sz w:val="24"/>
    </w:rPr>
  </w:style>
  <w:style w:type="character" w:customStyle="1" w:styleId="Heading5Char">
    <w:name w:val="Heading 5 Char"/>
    <w:basedOn w:val="DefaultParagraphFont"/>
    <w:link w:val="Heading5"/>
    <w:uiPriority w:val="9"/>
    <w:rsid w:val="003F14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14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14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14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140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F140E"/>
    <w:pPr>
      <w:spacing w:line="259" w:lineRule="auto"/>
      <w:ind w:left="720"/>
      <w:contextualSpacing/>
    </w:pPr>
    <w:rPr>
      <w:rFonts w:eastAsiaTheme="minorHAnsi"/>
      <w:sz w:val="22"/>
      <w:szCs w:val="22"/>
      <w:lang w:val="en-ZW"/>
    </w:rPr>
  </w:style>
  <w:style w:type="character" w:styleId="Emphasis">
    <w:name w:val="Emphasis"/>
    <w:basedOn w:val="DefaultParagraphFont"/>
    <w:uiPriority w:val="20"/>
    <w:qFormat/>
    <w:rsid w:val="003F140E"/>
    <w:rPr>
      <w:i/>
      <w:iCs/>
    </w:rPr>
  </w:style>
  <w:style w:type="paragraph" w:styleId="NoSpacing">
    <w:name w:val="No Spacing"/>
    <w:uiPriority w:val="1"/>
    <w:qFormat/>
    <w:rsid w:val="00F30ADF"/>
    <w:pPr>
      <w:spacing w:after="0" w:line="240" w:lineRule="auto"/>
    </w:pPr>
    <w:rPr>
      <w:rFonts w:eastAsiaTheme="minorEastAsia"/>
      <w:sz w:val="21"/>
      <w:szCs w:val="21"/>
      <w:lang w:val="en-US"/>
    </w:rPr>
  </w:style>
  <w:style w:type="paragraph" w:styleId="BalloonText">
    <w:name w:val="Balloon Text"/>
    <w:basedOn w:val="Normal"/>
    <w:link w:val="BalloonTextChar"/>
    <w:uiPriority w:val="99"/>
    <w:semiHidden/>
    <w:unhideWhenUsed/>
    <w:rsid w:val="007E4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BC7"/>
    <w:rPr>
      <w:rFonts w:ascii="Segoe UI" w:eastAsiaTheme="minorEastAsia" w:hAnsi="Segoe UI" w:cs="Segoe UI"/>
      <w:sz w:val="18"/>
      <w:szCs w:val="18"/>
      <w:lang w:val="en-US"/>
    </w:rPr>
  </w:style>
  <w:style w:type="table" w:styleId="TableGrid">
    <w:name w:val="Table Grid"/>
    <w:basedOn w:val="TableNormal"/>
    <w:uiPriority w:val="39"/>
    <w:rsid w:val="00C80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1B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B6A"/>
    <w:rPr>
      <w:rFonts w:eastAsiaTheme="minorEastAsia"/>
      <w:sz w:val="21"/>
      <w:szCs w:val="21"/>
      <w:lang w:val="en-US"/>
    </w:rPr>
  </w:style>
  <w:style w:type="paragraph" w:styleId="Footer">
    <w:name w:val="footer"/>
    <w:basedOn w:val="Normal"/>
    <w:link w:val="FooterChar"/>
    <w:uiPriority w:val="99"/>
    <w:unhideWhenUsed/>
    <w:rsid w:val="00871B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B6A"/>
    <w:rPr>
      <w:rFonts w:eastAsiaTheme="minorEastAsia"/>
      <w:sz w:val="21"/>
      <w:szCs w:val="21"/>
      <w:lang w:val="en-US"/>
    </w:rPr>
  </w:style>
  <w:style w:type="character" w:styleId="CommentReference">
    <w:name w:val="annotation reference"/>
    <w:basedOn w:val="DefaultParagraphFont"/>
    <w:uiPriority w:val="99"/>
    <w:semiHidden/>
    <w:unhideWhenUsed/>
    <w:rsid w:val="00726E1F"/>
    <w:rPr>
      <w:sz w:val="16"/>
      <w:szCs w:val="16"/>
    </w:rPr>
  </w:style>
  <w:style w:type="paragraph" w:styleId="CommentText">
    <w:name w:val="annotation text"/>
    <w:basedOn w:val="Normal"/>
    <w:link w:val="CommentTextChar"/>
    <w:uiPriority w:val="99"/>
    <w:semiHidden/>
    <w:unhideWhenUsed/>
    <w:rsid w:val="00726E1F"/>
    <w:pPr>
      <w:spacing w:line="240" w:lineRule="auto"/>
    </w:pPr>
    <w:rPr>
      <w:sz w:val="20"/>
      <w:szCs w:val="20"/>
    </w:rPr>
  </w:style>
  <w:style w:type="character" w:customStyle="1" w:styleId="CommentTextChar">
    <w:name w:val="Comment Text Char"/>
    <w:basedOn w:val="DefaultParagraphFont"/>
    <w:link w:val="CommentText"/>
    <w:uiPriority w:val="99"/>
    <w:semiHidden/>
    <w:rsid w:val="00726E1F"/>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726E1F"/>
    <w:rPr>
      <w:b/>
      <w:bCs/>
    </w:rPr>
  </w:style>
  <w:style w:type="character" w:customStyle="1" w:styleId="CommentSubjectChar">
    <w:name w:val="Comment Subject Char"/>
    <w:basedOn w:val="CommentTextChar"/>
    <w:link w:val="CommentSubject"/>
    <w:uiPriority w:val="99"/>
    <w:semiHidden/>
    <w:rsid w:val="00726E1F"/>
    <w:rPr>
      <w:rFonts w:eastAsiaTheme="minorEastAsia"/>
      <w:b/>
      <w:bCs/>
      <w:sz w:val="20"/>
      <w:szCs w:val="20"/>
      <w:lang w:val="en-US"/>
    </w:rPr>
  </w:style>
  <w:style w:type="paragraph" w:styleId="Caption">
    <w:name w:val="caption"/>
    <w:basedOn w:val="Normal"/>
    <w:next w:val="Normal"/>
    <w:uiPriority w:val="35"/>
    <w:unhideWhenUsed/>
    <w:qFormat/>
    <w:rsid w:val="00654618"/>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279074">
      <w:bodyDiv w:val="1"/>
      <w:marLeft w:val="0"/>
      <w:marRight w:val="0"/>
      <w:marTop w:val="0"/>
      <w:marBottom w:val="0"/>
      <w:divBdr>
        <w:top w:val="none" w:sz="0" w:space="0" w:color="auto"/>
        <w:left w:val="none" w:sz="0" w:space="0" w:color="auto"/>
        <w:bottom w:val="none" w:sz="0" w:space="0" w:color="auto"/>
        <w:right w:val="none" w:sz="0" w:space="0" w:color="auto"/>
      </w:divBdr>
    </w:div>
    <w:div w:id="17432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2.vsdx"/><Relationship Id="rId21" Type="http://schemas.openxmlformats.org/officeDocument/2006/relationships/package" Target="embeddings/Microsoft_Word_Document5.docx"/><Relationship Id="rId34" Type="http://schemas.openxmlformats.org/officeDocument/2006/relationships/image" Target="media/image14.emf"/><Relationship Id="rId42" Type="http://schemas.microsoft.com/office/2016/09/relationships/commentsIds" Target="commentsIds.xml"/><Relationship Id="rId47" Type="http://schemas.openxmlformats.org/officeDocument/2006/relationships/image" Target="media/image19.emf"/><Relationship Id="rId50" Type="http://schemas.openxmlformats.org/officeDocument/2006/relationships/oleObject" Target="embeddings/Microsoft_Word_97_-_2003_Document1.doc"/><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package" Target="embeddings/Microsoft_Visio_Drawing24.vsdx"/><Relationship Id="rId76" Type="http://schemas.openxmlformats.org/officeDocument/2006/relationships/package" Target="embeddings/Microsoft_Visio_Drawing27.vsdx"/><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Word_Document9.docx"/><Relationship Id="rId11" Type="http://schemas.openxmlformats.org/officeDocument/2006/relationships/package" Target="embeddings/Microsoft_Word_Document.doc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vsdx"/><Relationship Id="rId40" Type="http://schemas.openxmlformats.org/officeDocument/2006/relationships/comments" Target="comments.xml"/><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9.vsdx"/><Relationship Id="rId66" Type="http://schemas.openxmlformats.org/officeDocument/2006/relationships/package" Target="embeddings/Microsoft_Visio_Drawing23.vsdx"/><Relationship Id="rId74" Type="http://schemas.openxmlformats.org/officeDocument/2006/relationships/oleObject" Target="embeddings/Microsoft_Word_97_-_2003_Document2.doc"/><Relationship Id="rId79"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image" Target="media/image26.emf"/><Relationship Id="rId82" Type="http://schemas.microsoft.com/office/2011/relationships/people" Target="people.xml"/><Relationship Id="rId10" Type="http://schemas.openxmlformats.org/officeDocument/2006/relationships/image" Target="media/image2.emf"/><Relationship Id="rId19" Type="http://schemas.openxmlformats.org/officeDocument/2006/relationships/package" Target="embeddings/Microsoft_Word_Document4.docx"/><Relationship Id="rId31" Type="http://schemas.openxmlformats.org/officeDocument/2006/relationships/package" Target="embeddings/Microsoft_Word_Document10.docx"/><Relationship Id="rId44" Type="http://schemas.openxmlformats.org/officeDocument/2006/relationships/package" Target="embeddings/Microsoft_Excel_Worksheet13.xlsx"/><Relationship Id="rId52" Type="http://schemas.openxmlformats.org/officeDocument/2006/relationships/package" Target="embeddings/Microsoft_Visio_Drawing16.vsdx"/><Relationship Id="rId60" Type="http://schemas.openxmlformats.org/officeDocument/2006/relationships/package" Target="embeddings/Microsoft_Visio_Drawing20.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8.vsdx"/><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8.docx"/><Relationship Id="rId30" Type="http://schemas.openxmlformats.org/officeDocument/2006/relationships/image" Target="media/image12.emf"/><Relationship Id="rId35" Type="http://schemas.openxmlformats.org/officeDocument/2006/relationships/oleObject" Target="embeddings/Microsoft_Word_97_-_2003_Document.doc"/><Relationship Id="rId43" Type="http://schemas.openxmlformats.org/officeDocument/2006/relationships/image" Target="media/image17.emf"/><Relationship Id="rId48" Type="http://schemas.openxmlformats.org/officeDocument/2006/relationships/package" Target="embeddings/Microsoft_Visio_Drawing15.vsdx"/><Relationship Id="rId56" Type="http://schemas.openxmlformats.org/officeDocument/2006/relationships/package" Target="embeddings/Microsoft_Visio_Drawing18.vsdx"/><Relationship Id="rId64" Type="http://schemas.openxmlformats.org/officeDocument/2006/relationships/package" Target="embeddings/Microsoft_Visio_Drawing22.vsdx"/><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package" Target="embeddings/Microsoft_Visio_Drawing26.vsdx"/><Relationship Id="rId80"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Word_Document3.docx"/><Relationship Id="rId25" Type="http://schemas.openxmlformats.org/officeDocument/2006/relationships/package" Target="embeddings/Microsoft_Word_Document7.docx"/><Relationship Id="rId33" Type="http://schemas.openxmlformats.org/officeDocument/2006/relationships/package" Target="embeddings/Microsoft_Word_Document11.docx"/><Relationship Id="rId38" Type="http://schemas.openxmlformats.org/officeDocument/2006/relationships/image" Target="media/image16.emf"/><Relationship Id="rId46" Type="http://schemas.openxmlformats.org/officeDocument/2006/relationships/package" Target="embeddings/Microsoft_Visio_Drawing14.vsdx"/><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emf"/><Relationship Id="rId41" Type="http://schemas.microsoft.com/office/2011/relationships/commentsExtended" Target="commentsExtended.xml"/><Relationship Id="rId54" Type="http://schemas.openxmlformats.org/officeDocument/2006/relationships/package" Target="embeddings/Microsoft_Visio_Drawing17.vsdx"/><Relationship Id="rId62" Type="http://schemas.openxmlformats.org/officeDocument/2006/relationships/package" Target="embeddings/Microsoft_Visio_Drawing21.vsdx"/><Relationship Id="rId70" Type="http://schemas.openxmlformats.org/officeDocument/2006/relationships/package" Target="embeddings/Microsoft_Visio_Drawing25.vsdx"/><Relationship Id="rId75" Type="http://schemas.openxmlformats.org/officeDocument/2006/relationships/image" Target="media/image33.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package" Target="embeddings/Microsoft_Word_Document6.doc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0.emf"/><Relationship Id="rId57"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5AC79-98A2-406A-A6AE-01495C087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33</Pages>
  <Words>4880</Words>
  <Characters>27822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Administrator@COLVEST2.co.zw</dc:creator>
  <cp:lastModifiedBy>Administrator@COLVEST2.co.zw</cp:lastModifiedBy>
  <cp:revision>22</cp:revision>
  <dcterms:created xsi:type="dcterms:W3CDTF">2019-09-12T15:42:00Z</dcterms:created>
  <dcterms:modified xsi:type="dcterms:W3CDTF">2019-09-13T13:15:00Z</dcterms:modified>
</cp:coreProperties>
</file>